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23281" w14:textId="7B4C5CB4" w:rsidR="00A614AD" w:rsidRDefault="00A614AD" w:rsidP="00E21FC7">
      <w:pPr>
        <w:ind w:left="720" w:hanging="360"/>
      </w:pPr>
    </w:p>
    <w:p w14:paraId="3B8D521D" w14:textId="5A2E2932" w:rsidR="003F6BCE" w:rsidRPr="009615C9" w:rsidRDefault="003F6BCE" w:rsidP="003F6BCE">
      <w:pPr>
        <w:rPr>
          <w:b/>
          <w:bCs/>
          <w:sz w:val="36"/>
          <w:szCs w:val="36"/>
        </w:rPr>
      </w:pPr>
      <w:r w:rsidRPr="009615C9">
        <w:rPr>
          <w:b/>
          <w:bCs/>
          <w:sz w:val="36"/>
          <w:szCs w:val="36"/>
        </w:rPr>
        <w:t xml:space="preserve">Document Purpose: </w:t>
      </w:r>
    </w:p>
    <w:p w14:paraId="12F6A7DA" w14:textId="139CF141" w:rsidR="003F6BCE" w:rsidRDefault="003F6BCE" w:rsidP="003F6BCE">
      <w:r>
        <w:t xml:space="preserve">The purpose of this document is to provide the content for the </w:t>
      </w:r>
      <w:r w:rsidR="00115DAF">
        <w:t xml:space="preserve">final </w:t>
      </w:r>
      <w:r>
        <w:t xml:space="preserve">report </w:t>
      </w:r>
      <w:r w:rsidR="00115DAF">
        <w:t xml:space="preserve">download to be </w:t>
      </w:r>
      <w:r>
        <w:t xml:space="preserve">delivered after the survey is completed. </w:t>
      </w:r>
    </w:p>
    <w:p w14:paraId="60454EA9" w14:textId="49A13B4B" w:rsidR="003F6BCE" w:rsidRDefault="003F6BCE" w:rsidP="003F6BCE">
      <w:r>
        <w:t xml:space="preserve">Depending </w:t>
      </w:r>
      <w:r w:rsidR="00115DAF">
        <w:t xml:space="preserve">on how </w:t>
      </w:r>
      <w:r>
        <w:t xml:space="preserve">the user scored </w:t>
      </w:r>
      <w:r w:rsidR="00115DAF">
        <w:t>(</w:t>
      </w:r>
      <w:r>
        <w:t>Low, Medium, High</w:t>
      </w:r>
      <w:r w:rsidR="00115DAF">
        <w:t>)</w:t>
      </w:r>
      <w:r w:rsidR="00B916B5">
        <w:t>,</w:t>
      </w:r>
      <w:r>
        <w:t xml:space="preserve"> the relevant section is </w:t>
      </w:r>
      <w:r w:rsidR="00B916B5">
        <w:t xml:space="preserve">incorporated </w:t>
      </w:r>
      <w:r>
        <w:t xml:space="preserve">into the final report to give a personalized </w:t>
      </w:r>
      <w:r w:rsidR="00115DAF">
        <w:t>report</w:t>
      </w:r>
      <w:r>
        <w:t xml:space="preserve">. </w:t>
      </w:r>
    </w:p>
    <w:p w14:paraId="0D0CC1E2" w14:textId="24137C7C" w:rsidR="00A614AD" w:rsidRDefault="00A614AD" w:rsidP="009615C9"/>
    <w:sdt>
      <w:sdtPr>
        <w:rPr>
          <w:rFonts w:asciiTheme="minorHAnsi" w:eastAsiaTheme="minorHAnsi" w:hAnsiTheme="minorHAnsi" w:cstheme="minorBidi"/>
          <w:color w:val="auto"/>
          <w:sz w:val="22"/>
          <w:szCs w:val="22"/>
          <w:lang w:val="en-GB"/>
        </w:rPr>
        <w:id w:val="-1696079810"/>
        <w:docPartObj>
          <w:docPartGallery w:val="Table of Contents"/>
          <w:docPartUnique/>
        </w:docPartObj>
      </w:sdtPr>
      <w:sdtEndPr>
        <w:rPr>
          <w:b/>
          <w:bCs/>
          <w:noProof/>
        </w:rPr>
      </w:sdtEndPr>
      <w:sdtContent>
        <w:commentRangeStart w:id="0" w:displacedByCustomXml="prev"/>
        <w:p w14:paraId="7FA438E9" w14:textId="20377CC8" w:rsidR="00A614AD" w:rsidRDefault="00A614AD" w:rsidP="00A614AD">
          <w:pPr>
            <w:pStyle w:val="TOCHeading"/>
            <w:ind w:right="-1180"/>
          </w:pPr>
          <w:r>
            <w:t>Contents</w:t>
          </w:r>
          <w:commentRangeEnd w:id="0"/>
          <w:r w:rsidR="00835A65">
            <w:rPr>
              <w:rStyle w:val="CommentReference"/>
              <w:rFonts w:asciiTheme="minorHAnsi" w:eastAsiaTheme="minorHAnsi" w:hAnsiTheme="minorHAnsi" w:cstheme="minorBidi"/>
              <w:color w:val="auto"/>
              <w:lang w:val="en-GB"/>
            </w:rPr>
            <w:commentReference w:id="0"/>
          </w:r>
        </w:p>
        <w:p w14:paraId="0BBAC1F3" w14:textId="77777777" w:rsidR="009A3CB8" w:rsidRPr="009615C9" w:rsidRDefault="009A3CB8" w:rsidP="009615C9"/>
        <w:p w14:paraId="67C22EEB" w14:textId="3482FCB6" w:rsidR="006A7A71" w:rsidRDefault="00A614AD" w:rsidP="006A621A">
          <w:pPr>
            <w:pStyle w:val="TOC1"/>
            <w:rPr>
              <w:rFonts w:eastAsiaTheme="minorEastAsia"/>
              <w:noProof/>
              <w:lang w:eastAsia="en-GB"/>
            </w:rPr>
          </w:pPr>
          <w:r>
            <w:fldChar w:fldCharType="begin"/>
          </w:r>
          <w:r>
            <w:instrText xml:space="preserve"> TOC \o "1-3" \h \z \u </w:instrText>
          </w:r>
          <w:r>
            <w:fldChar w:fldCharType="separate"/>
          </w:r>
          <w:hyperlink w:anchor="_Toc104822332" w:history="1">
            <w:r w:rsidR="006A7A71" w:rsidRPr="00624B8B">
              <w:rPr>
                <w:rStyle w:val="Hyperlink"/>
                <w:noProof/>
                <w:lang w:val="en-US"/>
              </w:rPr>
              <w:t>A.</w:t>
            </w:r>
            <w:r w:rsidR="006A7A71">
              <w:rPr>
                <w:rFonts w:eastAsiaTheme="minorEastAsia"/>
                <w:noProof/>
                <w:lang w:eastAsia="en-GB"/>
              </w:rPr>
              <w:tab/>
            </w:r>
            <w:r w:rsidR="006A7A71" w:rsidRPr="00624B8B">
              <w:rPr>
                <w:rStyle w:val="Hyperlink"/>
                <w:noProof/>
                <w:lang w:val="en-US"/>
              </w:rPr>
              <w:t>Connecting Benefits to Company Culture</w:t>
            </w:r>
            <w:r w:rsidR="006A7A71">
              <w:rPr>
                <w:noProof/>
                <w:webHidden/>
              </w:rPr>
              <w:tab/>
            </w:r>
            <w:r w:rsidR="006A7A71">
              <w:rPr>
                <w:noProof/>
                <w:webHidden/>
              </w:rPr>
              <w:fldChar w:fldCharType="begin"/>
            </w:r>
            <w:r w:rsidR="006A7A71">
              <w:rPr>
                <w:noProof/>
                <w:webHidden/>
              </w:rPr>
              <w:instrText xml:space="preserve"> PAGEREF _Toc104822332 \h </w:instrText>
            </w:r>
            <w:r w:rsidR="006A7A71">
              <w:rPr>
                <w:noProof/>
                <w:webHidden/>
              </w:rPr>
            </w:r>
            <w:r w:rsidR="006A7A71">
              <w:rPr>
                <w:noProof/>
                <w:webHidden/>
              </w:rPr>
              <w:fldChar w:fldCharType="separate"/>
            </w:r>
            <w:r w:rsidR="00065190">
              <w:rPr>
                <w:noProof/>
                <w:webHidden/>
              </w:rPr>
              <w:t>2</w:t>
            </w:r>
            <w:r w:rsidR="006A7A71">
              <w:rPr>
                <w:noProof/>
                <w:webHidden/>
              </w:rPr>
              <w:fldChar w:fldCharType="end"/>
            </w:r>
          </w:hyperlink>
        </w:p>
        <w:p w14:paraId="1F8ED1C7" w14:textId="5CA66837" w:rsidR="006A7A71" w:rsidRDefault="00000000" w:rsidP="006A621A">
          <w:pPr>
            <w:pStyle w:val="TOC1"/>
            <w:rPr>
              <w:rFonts w:eastAsiaTheme="minorEastAsia"/>
              <w:noProof/>
              <w:lang w:eastAsia="en-GB"/>
            </w:rPr>
          </w:pPr>
          <w:hyperlink w:anchor="_Toc104822333" w:history="1">
            <w:r w:rsidR="006A7A71" w:rsidRPr="00624B8B">
              <w:rPr>
                <w:rStyle w:val="Hyperlink"/>
                <w:noProof/>
                <w:lang w:val="en-US"/>
              </w:rPr>
              <w:t>B.</w:t>
            </w:r>
            <w:r w:rsidR="006A7A71">
              <w:rPr>
                <w:rFonts w:eastAsiaTheme="minorEastAsia"/>
                <w:noProof/>
                <w:lang w:eastAsia="en-GB"/>
              </w:rPr>
              <w:tab/>
            </w:r>
            <w:r w:rsidR="006A7A71" w:rsidRPr="00624B8B">
              <w:rPr>
                <w:rStyle w:val="Hyperlink"/>
                <w:noProof/>
                <w:lang w:val="en-US"/>
              </w:rPr>
              <w:t>Getting Involved in Strategy Development &amp; Decision-Making</w:t>
            </w:r>
            <w:r w:rsidR="006A7A71">
              <w:rPr>
                <w:noProof/>
                <w:webHidden/>
              </w:rPr>
              <w:tab/>
            </w:r>
            <w:r w:rsidR="006A7A71">
              <w:rPr>
                <w:noProof/>
                <w:webHidden/>
              </w:rPr>
              <w:fldChar w:fldCharType="begin"/>
            </w:r>
            <w:r w:rsidR="006A7A71">
              <w:rPr>
                <w:noProof/>
                <w:webHidden/>
              </w:rPr>
              <w:instrText xml:space="preserve"> PAGEREF _Toc104822333 \h </w:instrText>
            </w:r>
            <w:r w:rsidR="006A7A71">
              <w:rPr>
                <w:noProof/>
                <w:webHidden/>
              </w:rPr>
            </w:r>
            <w:r w:rsidR="006A7A71">
              <w:rPr>
                <w:noProof/>
                <w:webHidden/>
              </w:rPr>
              <w:fldChar w:fldCharType="separate"/>
            </w:r>
            <w:r w:rsidR="00065190">
              <w:rPr>
                <w:noProof/>
                <w:webHidden/>
              </w:rPr>
              <w:t>4</w:t>
            </w:r>
            <w:r w:rsidR="006A7A71">
              <w:rPr>
                <w:noProof/>
                <w:webHidden/>
              </w:rPr>
              <w:fldChar w:fldCharType="end"/>
            </w:r>
          </w:hyperlink>
        </w:p>
        <w:p w14:paraId="4512820E" w14:textId="45C6206B" w:rsidR="006A7A71" w:rsidRDefault="00000000" w:rsidP="006A621A">
          <w:pPr>
            <w:pStyle w:val="TOC1"/>
            <w:rPr>
              <w:rFonts w:eastAsiaTheme="minorEastAsia"/>
              <w:noProof/>
              <w:lang w:eastAsia="en-GB"/>
            </w:rPr>
          </w:pPr>
          <w:hyperlink w:anchor="_Toc104822335" w:history="1">
            <w:r w:rsidR="006A7A71" w:rsidRPr="00624B8B">
              <w:rPr>
                <w:rStyle w:val="Hyperlink"/>
                <w:noProof/>
                <w:lang w:val="en-US"/>
              </w:rPr>
              <w:t>C.</w:t>
            </w:r>
            <w:r w:rsidR="006A7A71">
              <w:rPr>
                <w:rFonts w:eastAsiaTheme="minorEastAsia"/>
                <w:noProof/>
                <w:lang w:eastAsia="en-GB"/>
              </w:rPr>
              <w:tab/>
            </w:r>
            <w:r w:rsidR="006A7A71" w:rsidRPr="00624B8B">
              <w:rPr>
                <w:rStyle w:val="Hyperlink"/>
                <w:noProof/>
                <w:lang w:val="en-US"/>
              </w:rPr>
              <w:t>Addressing Total Wellbeing at the Individual Level</w:t>
            </w:r>
            <w:r w:rsidR="006A7A71">
              <w:rPr>
                <w:noProof/>
                <w:webHidden/>
              </w:rPr>
              <w:tab/>
            </w:r>
            <w:r w:rsidR="006A7A71">
              <w:rPr>
                <w:noProof/>
                <w:webHidden/>
              </w:rPr>
              <w:fldChar w:fldCharType="begin"/>
            </w:r>
            <w:r w:rsidR="006A7A71">
              <w:rPr>
                <w:noProof/>
                <w:webHidden/>
              </w:rPr>
              <w:instrText xml:space="preserve"> PAGEREF _Toc104822335 \h </w:instrText>
            </w:r>
            <w:r w:rsidR="006A7A71">
              <w:rPr>
                <w:noProof/>
                <w:webHidden/>
              </w:rPr>
            </w:r>
            <w:r w:rsidR="006A7A71">
              <w:rPr>
                <w:noProof/>
                <w:webHidden/>
              </w:rPr>
              <w:fldChar w:fldCharType="separate"/>
            </w:r>
            <w:r w:rsidR="00065190">
              <w:rPr>
                <w:noProof/>
                <w:webHidden/>
              </w:rPr>
              <w:t>7</w:t>
            </w:r>
            <w:r w:rsidR="006A7A71">
              <w:rPr>
                <w:noProof/>
                <w:webHidden/>
              </w:rPr>
              <w:fldChar w:fldCharType="end"/>
            </w:r>
          </w:hyperlink>
        </w:p>
        <w:p w14:paraId="721426DA" w14:textId="29E8EE3E" w:rsidR="006A7A71" w:rsidRDefault="00000000" w:rsidP="006A621A">
          <w:pPr>
            <w:pStyle w:val="TOC1"/>
            <w:rPr>
              <w:rFonts w:eastAsiaTheme="minorEastAsia"/>
              <w:noProof/>
              <w:lang w:eastAsia="en-GB"/>
            </w:rPr>
          </w:pPr>
          <w:hyperlink w:anchor="_Toc104822336" w:history="1">
            <w:r w:rsidR="006A7A71" w:rsidRPr="00624B8B">
              <w:rPr>
                <w:rStyle w:val="Hyperlink"/>
                <w:noProof/>
                <w:lang w:val="en-US"/>
              </w:rPr>
              <w:t>D.</w:t>
            </w:r>
            <w:r w:rsidR="006A7A71">
              <w:rPr>
                <w:rFonts w:eastAsiaTheme="minorEastAsia"/>
                <w:noProof/>
                <w:lang w:eastAsia="en-GB"/>
              </w:rPr>
              <w:tab/>
            </w:r>
            <w:r w:rsidR="006A7A71" w:rsidRPr="00624B8B">
              <w:rPr>
                <w:rStyle w:val="Hyperlink"/>
                <w:noProof/>
                <w:lang w:val="en-US"/>
              </w:rPr>
              <w:t>Offering a Consumer-Grade Communications &amp; Shopping Experience</w:t>
            </w:r>
            <w:r w:rsidR="006A7A71">
              <w:rPr>
                <w:noProof/>
                <w:webHidden/>
              </w:rPr>
              <w:tab/>
            </w:r>
            <w:r w:rsidR="006A7A71">
              <w:rPr>
                <w:noProof/>
                <w:webHidden/>
              </w:rPr>
              <w:fldChar w:fldCharType="begin"/>
            </w:r>
            <w:r w:rsidR="006A7A71">
              <w:rPr>
                <w:noProof/>
                <w:webHidden/>
              </w:rPr>
              <w:instrText xml:space="preserve"> PAGEREF _Toc104822336 \h </w:instrText>
            </w:r>
            <w:r w:rsidR="006A7A71">
              <w:rPr>
                <w:noProof/>
                <w:webHidden/>
              </w:rPr>
            </w:r>
            <w:r w:rsidR="006A7A71">
              <w:rPr>
                <w:noProof/>
                <w:webHidden/>
              </w:rPr>
              <w:fldChar w:fldCharType="separate"/>
            </w:r>
            <w:r w:rsidR="00065190">
              <w:rPr>
                <w:noProof/>
                <w:webHidden/>
              </w:rPr>
              <w:t>10</w:t>
            </w:r>
            <w:r w:rsidR="006A7A71">
              <w:rPr>
                <w:noProof/>
                <w:webHidden/>
              </w:rPr>
              <w:fldChar w:fldCharType="end"/>
            </w:r>
          </w:hyperlink>
        </w:p>
        <w:p w14:paraId="0A237C40" w14:textId="2AE90C8C" w:rsidR="006A7A71" w:rsidRDefault="00000000" w:rsidP="006A621A">
          <w:pPr>
            <w:pStyle w:val="TOC1"/>
            <w:rPr>
              <w:rFonts w:eastAsiaTheme="minorEastAsia"/>
              <w:noProof/>
              <w:lang w:eastAsia="en-GB"/>
            </w:rPr>
          </w:pPr>
          <w:hyperlink w:anchor="_Toc104822337" w:history="1">
            <w:r w:rsidR="006A7A71" w:rsidRPr="00624B8B">
              <w:rPr>
                <w:rStyle w:val="Hyperlink"/>
                <w:noProof/>
                <w:lang w:val="en-US"/>
              </w:rPr>
              <w:t>E.</w:t>
            </w:r>
            <w:r w:rsidR="006A7A71">
              <w:rPr>
                <w:rFonts w:eastAsiaTheme="minorEastAsia"/>
                <w:noProof/>
                <w:lang w:eastAsia="en-GB"/>
              </w:rPr>
              <w:tab/>
            </w:r>
            <w:r w:rsidR="006A7A71" w:rsidRPr="00624B8B">
              <w:rPr>
                <w:rStyle w:val="Hyperlink"/>
                <w:noProof/>
                <w:lang w:val="en-US"/>
              </w:rPr>
              <w:t>Use of Data and Analytics to Drive Decision-Making and Engagement</w:t>
            </w:r>
            <w:r w:rsidR="006A7A71">
              <w:rPr>
                <w:noProof/>
                <w:webHidden/>
              </w:rPr>
              <w:tab/>
            </w:r>
            <w:r w:rsidR="006A7A71">
              <w:rPr>
                <w:noProof/>
                <w:webHidden/>
              </w:rPr>
              <w:fldChar w:fldCharType="begin"/>
            </w:r>
            <w:r w:rsidR="006A7A71">
              <w:rPr>
                <w:noProof/>
                <w:webHidden/>
              </w:rPr>
              <w:instrText xml:space="preserve"> PAGEREF _Toc104822337 \h </w:instrText>
            </w:r>
            <w:r w:rsidR="006A7A71">
              <w:rPr>
                <w:noProof/>
                <w:webHidden/>
              </w:rPr>
            </w:r>
            <w:r w:rsidR="006A7A71">
              <w:rPr>
                <w:noProof/>
                <w:webHidden/>
              </w:rPr>
              <w:fldChar w:fldCharType="separate"/>
            </w:r>
            <w:r w:rsidR="00065190">
              <w:rPr>
                <w:noProof/>
                <w:webHidden/>
              </w:rPr>
              <w:t>13</w:t>
            </w:r>
            <w:r w:rsidR="006A7A71">
              <w:rPr>
                <w:noProof/>
                <w:webHidden/>
              </w:rPr>
              <w:fldChar w:fldCharType="end"/>
            </w:r>
          </w:hyperlink>
        </w:p>
        <w:p w14:paraId="034496E4" w14:textId="0E624AE4" w:rsidR="003F6BCE" w:rsidRDefault="00A614AD" w:rsidP="00A614AD">
          <w:pPr>
            <w:rPr>
              <w:b/>
              <w:bCs/>
              <w:noProof/>
            </w:rPr>
          </w:pPr>
          <w:r>
            <w:rPr>
              <w:b/>
              <w:bCs/>
              <w:noProof/>
            </w:rPr>
            <w:fldChar w:fldCharType="end"/>
          </w:r>
        </w:p>
      </w:sdtContent>
    </w:sdt>
    <w:p w14:paraId="0B2BBF52" w14:textId="77777777" w:rsidR="003F6BCE" w:rsidRDefault="003F6BCE">
      <w:pPr>
        <w:rPr>
          <w:b/>
          <w:bCs/>
          <w:noProof/>
        </w:rPr>
      </w:pPr>
      <w:r>
        <w:rPr>
          <w:b/>
          <w:bCs/>
          <w:noProof/>
        </w:rPr>
        <w:br w:type="page"/>
      </w:r>
    </w:p>
    <w:p w14:paraId="1B08DBEE" w14:textId="19D094C6" w:rsidR="001D1D4C" w:rsidRDefault="001D1D4C" w:rsidP="001D1D4C">
      <w:pPr>
        <w:pStyle w:val="Heading1"/>
        <w:ind w:left="720"/>
        <w:rPr>
          <w:ins w:id="1" w:author="Elizabeth Rennie" w:date="2022-06-08T14:55:00Z"/>
          <w:lang w:val="en-US"/>
        </w:rPr>
      </w:pPr>
      <w:bookmarkStart w:id="2" w:name="_Toc104822332"/>
      <w:ins w:id="3" w:author="Elizabeth Rennie" w:date="2022-06-08T14:55:00Z">
        <w:r>
          <w:rPr>
            <w:lang w:val="en-US"/>
          </w:rPr>
          <w:lastRenderedPageBreak/>
          <w:t>Introduction</w:t>
        </w:r>
      </w:ins>
    </w:p>
    <w:p w14:paraId="71E825E0" w14:textId="573A5A2F" w:rsidR="001D1D4C" w:rsidRDefault="001D1D4C" w:rsidP="001D1D4C">
      <w:pPr>
        <w:rPr>
          <w:ins w:id="4" w:author="Elizabeth Rennie" w:date="2022-06-08T14:55:00Z"/>
          <w:lang w:val="en-US"/>
        </w:rPr>
      </w:pPr>
    </w:p>
    <w:p w14:paraId="7397288F" w14:textId="45D85AC9" w:rsidR="001F1CD7" w:rsidRDefault="001F1CD7" w:rsidP="001D1D4C">
      <w:pPr>
        <w:rPr>
          <w:ins w:id="5" w:author="Elizabeth Rennie" w:date="2022-06-08T14:59:00Z"/>
          <w:lang w:val="en-US"/>
        </w:rPr>
      </w:pPr>
      <w:ins w:id="6" w:author="Elizabeth Rennie" w:date="2022-06-08T14:58:00Z">
        <w:r>
          <w:rPr>
            <w:lang w:val="en-US"/>
          </w:rPr>
          <w:t xml:space="preserve">Thank you for participating in </w:t>
        </w:r>
      </w:ins>
      <w:ins w:id="7" w:author="Elizabeth Rennie" w:date="2022-06-08T14:59:00Z">
        <w:r>
          <w:rPr>
            <w:lang w:val="en-US"/>
          </w:rPr>
          <w:t xml:space="preserve">the survey. </w:t>
        </w:r>
      </w:ins>
    </w:p>
    <w:p w14:paraId="730CD49C" w14:textId="6B7956F1" w:rsidR="001F1CD7" w:rsidRDefault="001F1CD7" w:rsidP="001D1D4C">
      <w:pPr>
        <w:rPr>
          <w:ins w:id="8" w:author="Elizabeth Rennie" w:date="2022-06-08T14:59:00Z"/>
          <w:lang w:val="en-US"/>
        </w:rPr>
      </w:pPr>
      <w:ins w:id="9" w:author="Elizabeth Rennie" w:date="2022-06-08T14:59:00Z">
        <w:r>
          <w:rPr>
            <w:lang w:val="en-US"/>
          </w:rPr>
          <w:t xml:space="preserve">Based on your responses, </w:t>
        </w:r>
        <w:del w:id="10" w:author="Mr John Willmott" w:date="2022-06-10T12:04:00Z">
          <w:r w:rsidDel="00DE439F">
            <w:rPr>
              <w:lang w:val="en-US"/>
            </w:rPr>
            <w:delText xml:space="preserve">a summary of </w:delText>
          </w:r>
        </w:del>
      </w:ins>
      <w:ins w:id="11" w:author="Elizabeth Rennie" w:date="2022-06-08T15:29:00Z">
        <w:del w:id="12" w:author="Mr John Willmott" w:date="2022-06-10T12:04:00Z">
          <w:r w:rsidR="00FC50B1" w:rsidDel="00DE439F">
            <w:rPr>
              <w:lang w:val="en-US"/>
            </w:rPr>
            <w:delText xml:space="preserve">suggested </w:delText>
          </w:r>
        </w:del>
      </w:ins>
      <w:ins w:id="13" w:author="Elizabeth Rennie" w:date="2022-06-08T14:59:00Z">
        <w:del w:id="14" w:author="Mr John Willmott" w:date="2022-06-10T12:04:00Z">
          <w:r w:rsidDel="00DE439F">
            <w:rPr>
              <w:lang w:val="en-US"/>
            </w:rPr>
            <w:delText xml:space="preserve">recommendations </w:delText>
          </w:r>
        </w:del>
      </w:ins>
      <w:ins w:id="15" w:author="Elizabeth Rennie" w:date="2022-06-08T15:30:00Z">
        <w:del w:id="16" w:author="Mr John Willmott" w:date="2022-06-10T12:04:00Z">
          <w:r w:rsidR="00F26153" w:rsidDel="00DE439F">
            <w:rPr>
              <w:lang w:val="en-US"/>
            </w:rPr>
            <w:delText>are proposed</w:delText>
          </w:r>
        </w:del>
      </w:ins>
      <w:ins w:id="17" w:author="Mr John Willmott" w:date="2022-06-10T12:04:00Z">
        <w:r w:rsidR="00DE439F">
          <w:rPr>
            <w:lang w:val="en-US"/>
          </w:rPr>
          <w:t>we will suggest</w:t>
        </w:r>
      </w:ins>
      <w:r w:rsidR="00DE439F">
        <w:rPr>
          <w:lang w:val="en-US"/>
        </w:rPr>
        <w:t xml:space="preserve"> actions</w:t>
      </w:r>
      <w:ins w:id="18" w:author="Elizabeth Rennie" w:date="2022-06-08T15:30:00Z">
        <w:r w:rsidR="00F26153">
          <w:rPr>
            <w:lang w:val="en-US"/>
          </w:rPr>
          <w:t xml:space="preserve"> to help </w:t>
        </w:r>
      </w:ins>
      <w:ins w:id="19" w:author="Elizabeth Rennie" w:date="2022-06-08T15:31:00Z">
        <w:r w:rsidR="00F26153">
          <w:rPr>
            <w:lang w:val="en-US"/>
          </w:rPr>
          <w:t xml:space="preserve">increase </w:t>
        </w:r>
      </w:ins>
      <w:r w:rsidR="00DE439F">
        <w:rPr>
          <w:lang w:val="en-US"/>
        </w:rPr>
        <w:t>your</w:t>
      </w:r>
      <w:ins w:id="20" w:author="Elizabeth Rennie" w:date="2022-06-08T14:59:00Z">
        <w:r>
          <w:rPr>
            <w:lang w:val="en-US"/>
          </w:rPr>
          <w:t xml:space="preserve"> impact </w:t>
        </w:r>
      </w:ins>
      <w:ins w:id="21" w:author="Elizabeth Rennie" w:date="2022-06-08T15:30:00Z">
        <w:r w:rsidR="00F26153">
          <w:rPr>
            <w:lang w:val="en-US"/>
          </w:rPr>
          <w:t xml:space="preserve">and </w:t>
        </w:r>
      </w:ins>
      <w:ins w:id="22" w:author="Elizabeth Rennie" w:date="2022-06-08T15:31:00Z">
        <w:r w:rsidR="00F26153">
          <w:rPr>
            <w:lang w:val="en-US"/>
          </w:rPr>
          <w:t xml:space="preserve">uplift the </w:t>
        </w:r>
      </w:ins>
      <w:ins w:id="23" w:author="Elizabeth Rennie" w:date="2022-06-08T15:30:00Z">
        <w:r w:rsidR="00F26153">
          <w:rPr>
            <w:lang w:val="en-US"/>
          </w:rPr>
          <w:t xml:space="preserve">capability </w:t>
        </w:r>
      </w:ins>
      <w:ins w:id="24" w:author="Elizabeth Rennie" w:date="2022-06-08T14:59:00Z">
        <w:r>
          <w:rPr>
            <w:lang w:val="en-US"/>
          </w:rPr>
          <w:t xml:space="preserve">of your benefits function. </w:t>
        </w:r>
      </w:ins>
    </w:p>
    <w:p w14:paraId="53B0AAB3" w14:textId="04260205" w:rsidR="001F1CD7" w:rsidRDefault="001F1CD7" w:rsidP="001D1D4C">
      <w:pPr>
        <w:rPr>
          <w:ins w:id="25" w:author="Elizabeth Rennie" w:date="2022-06-08T15:00:00Z"/>
          <w:lang w:val="en-US"/>
        </w:rPr>
      </w:pPr>
      <w:ins w:id="26" w:author="Elizabeth Rennie" w:date="2022-06-08T14:59:00Z">
        <w:r>
          <w:rPr>
            <w:lang w:val="en-US"/>
          </w:rPr>
          <w:t xml:space="preserve">The </w:t>
        </w:r>
      </w:ins>
      <w:r w:rsidR="00DE439F">
        <w:rPr>
          <w:lang w:val="en-US"/>
        </w:rPr>
        <w:t>ratings</w:t>
      </w:r>
      <w:ins w:id="27" w:author="Elizabeth Rennie" w:date="2022-06-08T15:31:00Z">
        <w:r w:rsidR="00F26153">
          <w:rPr>
            <w:lang w:val="en-US"/>
          </w:rPr>
          <w:t xml:space="preserve"> of </w:t>
        </w:r>
        <w:commentRangeStart w:id="28"/>
        <w:r w:rsidR="00F26153">
          <w:rPr>
            <w:lang w:val="en-US"/>
          </w:rPr>
          <w:t>Low, Medium</w:t>
        </w:r>
      </w:ins>
      <w:r w:rsidR="00DE439F">
        <w:rPr>
          <w:lang w:val="en-US"/>
        </w:rPr>
        <w:t>,</w:t>
      </w:r>
      <w:ins w:id="29" w:author="Elizabeth Rennie" w:date="2022-06-08T15:31:00Z">
        <w:r w:rsidR="00F26153">
          <w:rPr>
            <w:lang w:val="en-US"/>
          </w:rPr>
          <w:t xml:space="preserve"> and High </w:t>
        </w:r>
      </w:ins>
      <w:commentRangeEnd w:id="28"/>
      <w:r w:rsidR="000367A2">
        <w:rPr>
          <w:rStyle w:val="CommentReference"/>
        </w:rPr>
        <w:commentReference w:id="28"/>
      </w:r>
      <w:r w:rsidR="00DE439F">
        <w:rPr>
          <w:lang w:val="en-US"/>
        </w:rPr>
        <w:t>indicate your performance</w:t>
      </w:r>
      <w:ins w:id="30" w:author="Elizabeth Rennie" w:date="2022-06-08T14:59:00Z">
        <w:r>
          <w:rPr>
            <w:lang w:val="en-US"/>
          </w:rPr>
          <w:t xml:space="preserve"> </w:t>
        </w:r>
      </w:ins>
      <w:r w:rsidR="00DE439F">
        <w:rPr>
          <w:lang w:val="en-US"/>
        </w:rPr>
        <w:t xml:space="preserve">relative </w:t>
      </w:r>
      <w:ins w:id="31" w:author="Elizabeth Rennie" w:date="2022-06-08T15:32:00Z">
        <w:r w:rsidR="00F26153">
          <w:rPr>
            <w:lang w:val="en-US"/>
          </w:rPr>
          <w:t>to that of your peers</w:t>
        </w:r>
      </w:ins>
      <w:ins w:id="32" w:author="Elizabeth Rennie" w:date="2022-06-08T15:35:00Z">
        <w:r w:rsidR="00F26153">
          <w:rPr>
            <w:lang w:val="en-US"/>
          </w:rPr>
          <w:t>, where Medium reflect</w:t>
        </w:r>
      </w:ins>
      <w:r w:rsidR="00DE439F">
        <w:rPr>
          <w:lang w:val="en-US"/>
        </w:rPr>
        <w:t>s</w:t>
      </w:r>
      <w:ins w:id="33" w:author="Elizabeth Rennie" w:date="2022-06-08T15:35:00Z">
        <w:r w:rsidR="00F26153">
          <w:rPr>
            <w:lang w:val="en-US"/>
          </w:rPr>
          <w:t xml:space="preserve"> the </w:t>
        </w:r>
        <w:r w:rsidR="000B4F59">
          <w:rPr>
            <w:lang w:val="en-US"/>
          </w:rPr>
          <w:t xml:space="preserve">average maturity </w:t>
        </w:r>
      </w:ins>
      <w:ins w:id="34" w:author="Elizabeth Rennie" w:date="2022-06-08T15:36:00Z">
        <w:r w:rsidR="000B4F59">
          <w:rPr>
            <w:lang w:val="en-US"/>
          </w:rPr>
          <w:t>and capability</w:t>
        </w:r>
      </w:ins>
      <w:ins w:id="35" w:author="Elizabeth Rennie" w:date="2022-06-08T15:32:00Z">
        <w:r w:rsidR="00F26153">
          <w:rPr>
            <w:lang w:val="en-US"/>
          </w:rPr>
          <w:t xml:space="preserve">. </w:t>
        </w:r>
      </w:ins>
      <w:r w:rsidR="00DE439F">
        <w:rPr>
          <w:lang w:val="en-US"/>
        </w:rPr>
        <w:t>These ratings are based on the data from</w:t>
      </w:r>
      <w:ins w:id="36" w:author="Elizabeth Rennie" w:date="2022-06-08T15:32:00Z">
        <w:r w:rsidR="00F26153">
          <w:rPr>
            <w:lang w:val="en-US"/>
          </w:rPr>
          <w:t xml:space="preserve"> </w:t>
        </w:r>
      </w:ins>
      <w:ins w:id="37" w:author="Elizabeth Rennie" w:date="2022-06-08T15:33:00Z">
        <w:r w:rsidR="00F26153">
          <w:rPr>
            <w:lang w:val="en-US"/>
          </w:rPr>
          <w:t xml:space="preserve">the </w:t>
        </w:r>
      </w:ins>
      <w:ins w:id="38" w:author="Elizabeth Rennie" w:date="2022-06-08T15:34:00Z">
        <w:r w:rsidR="00F26153">
          <w:rPr>
            <w:lang w:val="en-US"/>
          </w:rPr>
          <w:t xml:space="preserve">NelsonHall </w:t>
        </w:r>
      </w:ins>
      <w:ins w:id="39" w:author="Elizabeth Rennie" w:date="2022-06-08T15:33:00Z">
        <w:r w:rsidR="00F26153">
          <w:rPr>
            <w:lang w:val="en-US"/>
          </w:rPr>
          <w:t xml:space="preserve">research </w:t>
        </w:r>
      </w:ins>
      <w:ins w:id="40" w:author="Elizabeth Rennie" w:date="2022-06-08T15:20:00Z">
        <w:r w:rsidR="006D279C">
          <w:rPr>
            <w:lang w:val="en-US"/>
          </w:rPr>
          <w:t>“The Changing Role of Benefits Leaders survey</w:t>
        </w:r>
      </w:ins>
      <w:r w:rsidR="00DE439F">
        <w:rPr>
          <w:lang w:val="en-US"/>
        </w:rPr>
        <w:t>.”</w:t>
      </w:r>
      <w:commentRangeStart w:id="41"/>
      <w:commentRangeEnd w:id="41"/>
      <w:ins w:id="42" w:author="Elizabeth Rennie" w:date="2022-06-08T15:23:00Z">
        <w:r w:rsidR="006D279C">
          <w:rPr>
            <w:rStyle w:val="CommentReference"/>
          </w:rPr>
          <w:commentReference w:id="41"/>
        </w:r>
        <w:r w:rsidR="006D279C">
          <w:rPr>
            <w:lang w:val="en-US"/>
          </w:rPr>
          <w:t xml:space="preserve"> </w:t>
        </w:r>
      </w:ins>
      <w:ins w:id="43" w:author="Elizabeth Rennie" w:date="2022-06-08T15:21:00Z">
        <w:r w:rsidR="006D279C">
          <w:rPr>
            <w:lang w:val="en-US"/>
          </w:rPr>
          <w:t>The research was published i</w:t>
        </w:r>
      </w:ins>
      <w:ins w:id="44" w:author="Elizabeth Rennie" w:date="2022-06-08T15:00:00Z">
        <w:r>
          <w:rPr>
            <w:lang w:val="en-US"/>
          </w:rPr>
          <w:t xml:space="preserve">n </w:t>
        </w:r>
      </w:ins>
      <w:ins w:id="45" w:author="Elizabeth Rennie" w:date="2022-06-08T14:56:00Z">
        <w:r w:rsidR="001D1D4C">
          <w:rPr>
            <w:lang w:val="en-US"/>
          </w:rPr>
          <w:t xml:space="preserve">early 2022 </w:t>
        </w:r>
      </w:ins>
      <w:ins w:id="46" w:author="Elizabeth Rennie" w:date="2022-06-08T15:22:00Z">
        <w:r w:rsidR="006D279C">
          <w:rPr>
            <w:lang w:val="en-US"/>
          </w:rPr>
          <w:t xml:space="preserve">and </w:t>
        </w:r>
      </w:ins>
      <w:ins w:id="47" w:author="Elizabeth Rennie" w:date="2022-06-08T14:57:00Z">
        <w:r w:rsidR="001D1D4C" w:rsidRPr="001D1D4C">
          <w:rPr>
            <w:lang w:val="en-US"/>
          </w:rPr>
          <w:t>explore</w:t>
        </w:r>
      </w:ins>
      <w:ins w:id="48" w:author="Elizabeth Rennie" w:date="2022-06-08T15:22:00Z">
        <w:r w:rsidR="006D279C">
          <w:rPr>
            <w:lang w:val="en-US"/>
          </w:rPr>
          <w:t>d</w:t>
        </w:r>
      </w:ins>
      <w:ins w:id="49" w:author="Elizabeth Rennie" w:date="2022-06-08T14:57:00Z">
        <w:r w:rsidR="001D1D4C" w:rsidRPr="001D1D4C">
          <w:rPr>
            <w:lang w:val="en-US"/>
          </w:rPr>
          <w:t xml:space="preserve"> the changing role of the benefits </w:t>
        </w:r>
        <w:r w:rsidR="001D1D4C">
          <w:rPr>
            <w:lang w:val="en-US"/>
          </w:rPr>
          <w:t>function</w:t>
        </w:r>
        <w:r w:rsidR="001D1D4C" w:rsidRPr="001D1D4C">
          <w:rPr>
            <w:lang w:val="en-US"/>
          </w:rPr>
          <w:t>, uncovering the insights, tools, products, partners</w:t>
        </w:r>
      </w:ins>
      <w:r w:rsidR="00DE439F">
        <w:rPr>
          <w:lang w:val="en-US"/>
        </w:rPr>
        <w:t>,</w:t>
      </w:r>
      <w:ins w:id="50" w:author="Elizabeth Rennie" w:date="2022-06-08T14:57:00Z">
        <w:r w:rsidR="001D1D4C" w:rsidRPr="001D1D4C">
          <w:rPr>
            <w:lang w:val="en-US"/>
          </w:rPr>
          <w:t xml:space="preserve"> and education need</w:t>
        </w:r>
      </w:ins>
      <w:ins w:id="51" w:author="Elizabeth Rennie" w:date="2022-06-08T14:58:00Z">
        <w:r>
          <w:rPr>
            <w:lang w:val="en-US"/>
          </w:rPr>
          <w:t>ed</w:t>
        </w:r>
      </w:ins>
      <w:ins w:id="52" w:author="Elizabeth Rennie" w:date="2022-06-08T14:57:00Z">
        <w:r w:rsidR="001D1D4C" w:rsidRPr="001D1D4C">
          <w:rPr>
            <w:lang w:val="en-US"/>
          </w:rPr>
          <w:t xml:space="preserve"> to </w:t>
        </w:r>
      </w:ins>
      <w:ins w:id="53" w:author="Elizabeth Rennie" w:date="2022-06-08T14:58:00Z">
        <w:r>
          <w:rPr>
            <w:lang w:val="en-US"/>
          </w:rPr>
          <w:t xml:space="preserve">best serve the HR function and the </w:t>
        </w:r>
      </w:ins>
      <w:ins w:id="54" w:author="Elizabeth Rennie" w:date="2022-06-08T14:57:00Z">
        <w:r w:rsidR="001D1D4C" w:rsidRPr="001D1D4C">
          <w:rPr>
            <w:lang w:val="en-US"/>
          </w:rPr>
          <w:t>broader organization</w:t>
        </w:r>
      </w:ins>
      <w:ins w:id="55" w:author="Elizabeth Rennie" w:date="2022-06-08T14:58:00Z">
        <w:r>
          <w:rPr>
            <w:lang w:val="en-US"/>
          </w:rPr>
          <w:t xml:space="preserve">. </w:t>
        </w:r>
        <w:r w:rsidRPr="001F1CD7">
          <w:rPr>
            <w:lang w:val="en-US"/>
          </w:rPr>
          <w:t xml:space="preserve">The research </w:t>
        </w:r>
      </w:ins>
      <w:ins w:id="56" w:author="Elizabeth Rennie" w:date="2022-06-08T15:23:00Z">
        <w:r w:rsidR="006D279C">
          <w:rPr>
            <w:lang w:val="en-US"/>
          </w:rPr>
          <w:t xml:space="preserve">also </w:t>
        </w:r>
      </w:ins>
      <w:ins w:id="57" w:author="Elizabeth Rennie" w:date="2022-06-08T14:58:00Z">
        <w:r w:rsidRPr="001F1CD7">
          <w:rPr>
            <w:lang w:val="en-US"/>
          </w:rPr>
          <w:t>explore</w:t>
        </w:r>
        <w:r>
          <w:rPr>
            <w:lang w:val="en-US"/>
          </w:rPr>
          <w:t>d</w:t>
        </w:r>
        <w:r w:rsidRPr="001F1CD7">
          <w:rPr>
            <w:lang w:val="en-US"/>
          </w:rPr>
          <w:t xml:space="preserve"> the evolving demands </w:t>
        </w:r>
      </w:ins>
      <w:ins w:id="58" w:author="Elizabeth Rennie" w:date="2022-06-08T15:24:00Z">
        <w:r w:rsidR="006D279C">
          <w:rPr>
            <w:lang w:val="en-US"/>
          </w:rPr>
          <w:t xml:space="preserve">on benefits </w:t>
        </w:r>
      </w:ins>
      <w:ins w:id="59" w:author="Elizabeth Rennie" w:date="2022-06-08T14:58:00Z">
        <w:r w:rsidRPr="001F1CD7">
          <w:rPr>
            <w:lang w:val="en-US"/>
          </w:rPr>
          <w:t xml:space="preserve">platforms </w:t>
        </w:r>
      </w:ins>
      <w:ins w:id="60" w:author="Elizabeth Rennie" w:date="2022-06-08T15:24:00Z">
        <w:r w:rsidR="006D279C">
          <w:rPr>
            <w:lang w:val="en-US"/>
          </w:rPr>
          <w:t xml:space="preserve">to </w:t>
        </w:r>
      </w:ins>
      <w:ins w:id="61" w:author="Elizabeth Rennie" w:date="2022-06-08T14:58:00Z">
        <w:r w:rsidRPr="001F1CD7">
          <w:rPr>
            <w:lang w:val="en-US"/>
          </w:rPr>
          <w:t xml:space="preserve">uncover how these technologies must evolve to support </w:t>
        </w:r>
      </w:ins>
      <w:ins w:id="62" w:author="Elizabeth Rennie" w:date="2022-06-08T15:24:00Z">
        <w:r w:rsidR="006D279C">
          <w:rPr>
            <w:lang w:val="en-US"/>
          </w:rPr>
          <w:t xml:space="preserve">the changing </w:t>
        </w:r>
      </w:ins>
      <w:ins w:id="63" w:author="Elizabeth Rennie" w:date="2022-06-08T14:58:00Z">
        <w:r w:rsidRPr="001F1CD7">
          <w:rPr>
            <w:lang w:val="en-US"/>
          </w:rPr>
          <w:t>role</w:t>
        </w:r>
      </w:ins>
      <w:ins w:id="64" w:author="Elizabeth Rennie" w:date="2022-06-08T15:24:00Z">
        <w:r w:rsidR="006D279C">
          <w:rPr>
            <w:lang w:val="en-US"/>
          </w:rPr>
          <w:t xml:space="preserve"> of benefits leaders</w:t>
        </w:r>
      </w:ins>
      <w:ins w:id="65" w:author="Elizabeth Rennie" w:date="2022-06-08T14:58:00Z">
        <w:r w:rsidRPr="001F1CD7">
          <w:rPr>
            <w:lang w:val="en-US"/>
          </w:rPr>
          <w:t>.</w:t>
        </w:r>
      </w:ins>
    </w:p>
    <w:p w14:paraId="5EE2A8F1" w14:textId="7C384FE9" w:rsidR="001F1CD7" w:rsidRDefault="001F1CD7" w:rsidP="001D1D4C">
      <w:pPr>
        <w:rPr>
          <w:ins w:id="66" w:author="Elizabeth Rennie" w:date="2022-06-08T15:00:00Z"/>
          <w:lang w:val="en-US"/>
        </w:rPr>
      </w:pPr>
      <w:ins w:id="67" w:author="Elizabeth Rennie" w:date="2022-06-08T15:01:00Z">
        <w:r>
          <w:rPr>
            <w:lang w:val="en-US"/>
          </w:rPr>
          <w:t xml:space="preserve">We asked 50 benefits leaders and 50 HR leaders approximately 30 questions, </w:t>
        </w:r>
      </w:ins>
      <w:r w:rsidR="00DE439F">
        <w:rPr>
          <w:lang w:val="en-US"/>
        </w:rPr>
        <w:t>some of</w:t>
      </w:r>
      <w:ins w:id="68" w:author="Elizabeth Rennie" w:date="2022-06-08T15:01:00Z">
        <w:r>
          <w:rPr>
            <w:lang w:val="en-US"/>
          </w:rPr>
          <w:t xml:space="preserve"> which </w:t>
        </w:r>
      </w:ins>
      <w:ins w:id="69" w:author="Elizabeth Rennie" w:date="2022-06-08T15:02:00Z">
        <w:r>
          <w:rPr>
            <w:lang w:val="en-US"/>
          </w:rPr>
          <w:t xml:space="preserve">were in the form of free format answers asking </w:t>
        </w:r>
      </w:ins>
      <w:ins w:id="70" w:author="Elizabeth Rennie" w:date="2022-06-08T15:36:00Z">
        <w:r w:rsidR="000B4F59">
          <w:rPr>
            <w:lang w:val="en-US"/>
          </w:rPr>
          <w:t>questions such as “</w:t>
        </w:r>
      </w:ins>
      <w:ins w:id="71" w:author="Elizabeth Rennie" w:date="2022-06-08T15:02:00Z">
        <w:r>
          <w:rPr>
            <w:lang w:val="en-US"/>
          </w:rPr>
          <w:t xml:space="preserve">what </w:t>
        </w:r>
      </w:ins>
      <w:ins w:id="72" w:author="Elizabeth Rennie" w:date="2022-06-08T15:36:00Z">
        <w:r w:rsidR="000B4F59">
          <w:rPr>
            <w:lang w:val="en-US"/>
          </w:rPr>
          <w:t xml:space="preserve">are key issues </w:t>
        </w:r>
      </w:ins>
      <w:ins w:id="73" w:author="Elizabeth Rennie" w:date="2022-06-08T15:03:00Z">
        <w:r>
          <w:rPr>
            <w:lang w:val="en-US"/>
          </w:rPr>
          <w:t>in delivering benefits to the organizations</w:t>
        </w:r>
      </w:ins>
      <w:ins w:id="74" w:author="Elizabeth Rennie" w:date="2022-06-08T15:36:00Z">
        <w:r w:rsidR="000B4F59">
          <w:rPr>
            <w:lang w:val="en-US"/>
          </w:rPr>
          <w:t>?”</w:t>
        </w:r>
      </w:ins>
      <w:ins w:id="75" w:author="Elizabeth Rennie" w:date="2022-06-08T15:03:00Z">
        <w:r>
          <w:rPr>
            <w:lang w:val="en-US"/>
          </w:rPr>
          <w:t xml:space="preserve"> and </w:t>
        </w:r>
      </w:ins>
      <w:ins w:id="76" w:author="Elizabeth Rennie" w:date="2022-06-08T15:36:00Z">
        <w:r w:rsidR="000B4F59">
          <w:rPr>
            <w:lang w:val="en-US"/>
          </w:rPr>
          <w:t>“</w:t>
        </w:r>
      </w:ins>
      <w:ins w:id="77" w:author="Elizabeth Rennie" w:date="2022-06-08T15:03:00Z">
        <w:r>
          <w:rPr>
            <w:lang w:val="en-US"/>
          </w:rPr>
          <w:t>how best do they believe benefits functions can change to better support the business</w:t>
        </w:r>
      </w:ins>
      <w:ins w:id="78" w:author="Elizabeth Rennie" w:date="2022-06-08T15:36:00Z">
        <w:r w:rsidR="000B4F59">
          <w:rPr>
            <w:lang w:val="en-US"/>
          </w:rPr>
          <w:t>?”</w:t>
        </w:r>
      </w:ins>
      <w:ins w:id="79" w:author="Elizabeth Rennie" w:date="2022-06-08T15:03:00Z">
        <w:r>
          <w:rPr>
            <w:lang w:val="en-US"/>
          </w:rPr>
          <w:t xml:space="preserve"> </w:t>
        </w:r>
      </w:ins>
    </w:p>
    <w:p w14:paraId="37855411" w14:textId="50B290C7" w:rsidR="001F1CD7" w:rsidRDefault="00862F4D" w:rsidP="001D1D4C">
      <w:pPr>
        <w:rPr>
          <w:ins w:id="80" w:author="Elizabeth Rennie" w:date="2022-06-08T14:55:00Z"/>
          <w:lang w:val="en-US"/>
        </w:rPr>
      </w:pPr>
      <w:r>
        <w:rPr>
          <w:lang w:val="en-US"/>
        </w:rPr>
        <w:t>Recommendations</w:t>
      </w:r>
      <w:ins w:id="81" w:author="Elizabeth Rennie" w:date="2022-06-08T15:03:00Z">
        <w:r w:rsidR="001F1CD7">
          <w:rPr>
            <w:lang w:val="en-US"/>
          </w:rPr>
          <w:t xml:space="preserve"> to enhance your benefits </w:t>
        </w:r>
      </w:ins>
      <w:ins w:id="82" w:author="Elizabeth Rennie" w:date="2022-06-08T15:04:00Z">
        <w:r w:rsidR="001F1CD7">
          <w:rPr>
            <w:lang w:val="en-US"/>
          </w:rPr>
          <w:t>capability are suggested below</w:t>
        </w:r>
      </w:ins>
      <w:ins w:id="83" w:author="Elizabeth Rennie" w:date="2022-06-08T15:36:00Z">
        <w:r w:rsidR="000B4F59">
          <w:rPr>
            <w:lang w:val="en-US"/>
          </w:rPr>
          <w:t xml:space="preserve">, </w:t>
        </w:r>
      </w:ins>
      <w:ins w:id="84" w:author="Elizabeth Rennie" w:date="2022-06-08T15:04:00Z">
        <w:r w:rsidR="001F1CD7">
          <w:rPr>
            <w:lang w:val="en-US"/>
          </w:rPr>
          <w:t xml:space="preserve">based </w:t>
        </w:r>
      </w:ins>
      <w:ins w:id="85" w:author="Elizabeth Rennie" w:date="2022-06-08T15:37:00Z">
        <w:del w:id="86" w:author="Mr John Willmott" w:date="2022-06-10T11:51:00Z">
          <w:r w:rsidR="000B4F59" w:rsidDel="00F13340">
            <w:rPr>
              <w:lang w:val="en-US"/>
            </w:rPr>
            <w:delText>both</w:delText>
          </w:r>
        </w:del>
      </w:ins>
      <w:ins w:id="87" w:author="Mr John Willmott" w:date="2022-06-10T11:51:00Z">
        <w:r w:rsidR="00F13340">
          <w:rPr>
            <w:lang w:val="en-US"/>
          </w:rPr>
          <w:t>on</w:t>
        </w:r>
      </w:ins>
      <w:ins w:id="88" w:author="Elizabeth Rennie" w:date="2022-06-08T15:37:00Z">
        <w:r w:rsidR="000B4F59">
          <w:rPr>
            <w:lang w:val="en-US"/>
          </w:rPr>
          <w:t xml:space="preserve"> </w:t>
        </w:r>
      </w:ins>
      <w:ins w:id="89" w:author="Elizabeth Rennie" w:date="2022-06-08T15:04:00Z">
        <w:r w:rsidR="001F1CD7">
          <w:rPr>
            <w:lang w:val="en-US"/>
          </w:rPr>
          <w:t>feedback from the research</w:t>
        </w:r>
      </w:ins>
      <w:ins w:id="90" w:author="Elizabeth Rennie" w:date="2022-06-08T15:37:00Z">
        <w:r w:rsidR="000B4F59">
          <w:rPr>
            <w:lang w:val="en-US"/>
          </w:rPr>
          <w:t xml:space="preserve"> a</w:t>
        </w:r>
      </w:ins>
      <w:r w:rsidR="00DE439F">
        <w:rPr>
          <w:lang w:val="en-US"/>
        </w:rPr>
        <w:t>nd</w:t>
      </w:r>
      <w:ins w:id="91" w:author="Elizabeth Rennie" w:date="2022-06-08T15:37:00Z">
        <w:r w:rsidR="000B4F59">
          <w:rPr>
            <w:lang w:val="en-US"/>
          </w:rPr>
          <w:t xml:space="preserve"> NelsonHall ma</w:t>
        </w:r>
      </w:ins>
      <w:ins w:id="92" w:author="Elizabeth Rennie" w:date="2022-06-08T15:38:00Z">
        <w:r w:rsidR="000B4F59">
          <w:rPr>
            <w:lang w:val="en-US"/>
          </w:rPr>
          <w:t>rket knowledge</w:t>
        </w:r>
      </w:ins>
      <w:ins w:id="93" w:author="Elizabeth Rennie" w:date="2022-06-08T15:04:00Z">
        <w:r w:rsidR="001F1CD7">
          <w:rPr>
            <w:lang w:val="en-US"/>
          </w:rPr>
          <w:t>.</w:t>
        </w:r>
      </w:ins>
    </w:p>
    <w:p w14:paraId="37C8EE3E" w14:textId="77777777" w:rsidR="001D1D4C" w:rsidRPr="001D1D4C" w:rsidRDefault="001D1D4C">
      <w:pPr>
        <w:rPr>
          <w:ins w:id="94" w:author="Elizabeth Rennie" w:date="2022-06-08T14:55:00Z"/>
          <w:lang w:val="en-US"/>
        </w:rPr>
        <w:pPrChange w:id="95" w:author="Elizabeth Rennie" w:date="2022-06-08T14:55:00Z">
          <w:pPr>
            <w:pStyle w:val="Heading1"/>
            <w:numPr>
              <w:numId w:val="12"/>
            </w:numPr>
            <w:ind w:left="720" w:hanging="360"/>
          </w:pPr>
        </w:pPrChange>
      </w:pPr>
    </w:p>
    <w:p w14:paraId="6590680C" w14:textId="179A8691" w:rsidR="00AC33F5" w:rsidRDefault="00C92C03" w:rsidP="009615C9">
      <w:pPr>
        <w:pStyle w:val="Heading1"/>
        <w:numPr>
          <w:ilvl w:val="0"/>
          <w:numId w:val="12"/>
        </w:numPr>
        <w:rPr>
          <w:lang w:val="en-US"/>
        </w:rPr>
      </w:pPr>
      <w:r>
        <w:rPr>
          <w:lang w:val="en-US"/>
        </w:rPr>
        <w:t>Connecting Benefits to Company Culture</w:t>
      </w:r>
      <w:bookmarkEnd w:id="2"/>
    </w:p>
    <w:p w14:paraId="125951E3" w14:textId="77777777" w:rsidR="006B5D28" w:rsidRDefault="006B5D28" w:rsidP="00C92C03">
      <w:pPr>
        <w:pStyle w:val="ListParagraph"/>
        <w:rPr>
          <w:lang w:val="en-US"/>
        </w:rPr>
      </w:pPr>
    </w:p>
    <w:p w14:paraId="634827C5" w14:textId="6D43D871" w:rsidR="00C92C03" w:rsidRPr="009615C9" w:rsidRDefault="00C92C03" w:rsidP="00C92C03">
      <w:pPr>
        <w:pStyle w:val="ListParagraph"/>
        <w:rPr>
          <w:b/>
          <w:bCs/>
          <w:lang w:val="en-US"/>
        </w:rPr>
      </w:pPr>
      <w:r w:rsidRPr="009615C9">
        <w:rPr>
          <w:b/>
          <w:bCs/>
          <w:lang w:val="en-US"/>
        </w:rPr>
        <w:t>Low</w:t>
      </w:r>
    </w:p>
    <w:p w14:paraId="5ED34BC1" w14:textId="77777777" w:rsidR="00F62646" w:rsidRPr="009615C9" w:rsidRDefault="00F62646" w:rsidP="00C92C03">
      <w:pPr>
        <w:pStyle w:val="ListParagraph"/>
        <w:rPr>
          <w:b/>
          <w:bCs/>
          <w:lang w:val="en-US"/>
        </w:rPr>
      </w:pPr>
    </w:p>
    <w:p w14:paraId="45F1F05D" w14:textId="013F251B" w:rsidR="00556A86" w:rsidRDefault="00670CD4" w:rsidP="00670CD4">
      <w:pPr>
        <w:pStyle w:val="ListParagraph"/>
        <w:rPr>
          <w:lang w:val="en-US"/>
        </w:rPr>
      </w:pPr>
      <w:r>
        <w:rPr>
          <w:lang w:val="en-US"/>
        </w:rPr>
        <w:t xml:space="preserve">While your benefits may </w:t>
      </w:r>
      <w:r w:rsidR="00EF2B2D">
        <w:rPr>
          <w:lang w:val="en-US"/>
        </w:rPr>
        <w:t xml:space="preserve">support </w:t>
      </w:r>
      <w:r w:rsidR="00037DB1">
        <w:rPr>
          <w:lang w:val="en-US"/>
        </w:rPr>
        <w:t>most</w:t>
      </w:r>
      <w:r w:rsidR="00EF2B2D">
        <w:rPr>
          <w:lang w:val="en-US"/>
        </w:rPr>
        <w:t xml:space="preserve"> </w:t>
      </w:r>
      <w:r w:rsidR="00B916B5">
        <w:rPr>
          <w:lang w:val="en-US"/>
        </w:rPr>
        <w:t>employees</w:t>
      </w:r>
      <w:r w:rsidR="00DE439F">
        <w:rPr>
          <w:lang w:val="en-US"/>
        </w:rPr>
        <w:t>’</w:t>
      </w:r>
      <w:r w:rsidR="00B916B5">
        <w:rPr>
          <w:lang w:val="en-US"/>
        </w:rPr>
        <w:t xml:space="preserve"> </w:t>
      </w:r>
      <w:r w:rsidR="00EF2B2D">
        <w:rPr>
          <w:lang w:val="en-US"/>
        </w:rPr>
        <w:t xml:space="preserve">needs based on </w:t>
      </w:r>
      <w:r w:rsidR="00037DB1">
        <w:rPr>
          <w:lang w:val="en-US"/>
        </w:rPr>
        <w:t>your</w:t>
      </w:r>
      <w:r w:rsidR="00EF2B2D">
        <w:rPr>
          <w:lang w:val="en-US"/>
        </w:rPr>
        <w:t xml:space="preserve"> overall demographic profile</w:t>
      </w:r>
      <w:r w:rsidR="00037DB1">
        <w:rPr>
          <w:lang w:val="en-US"/>
        </w:rPr>
        <w:t>,</w:t>
      </w:r>
      <w:r>
        <w:rPr>
          <w:lang w:val="en-US"/>
        </w:rPr>
        <w:t xml:space="preserve"> it is important to continue </w:t>
      </w:r>
      <w:r w:rsidR="00B916B5">
        <w:rPr>
          <w:lang w:val="en-US"/>
        </w:rPr>
        <w:t>maintaining the momentum and to further enhance</w:t>
      </w:r>
      <w:r>
        <w:rPr>
          <w:lang w:val="en-US"/>
        </w:rPr>
        <w:t xml:space="preserve"> the contribution of benefits to the </w:t>
      </w:r>
      <w:r w:rsidR="00EF2B2D">
        <w:rPr>
          <w:lang w:val="en-US"/>
        </w:rPr>
        <w:t xml:space="preserve">individual </w:t>
      </w:r>
      <w:r>
        <w:rPr>
          <w:lang w:val="en-US"/>
        </w:rPr>
        <w:t>employee experience</w:t>
      </w:r>
      <w:r w:rsidR="00037DB1">
        <w:rPr>
          <w:lang w:val="en-US"/>
        </w:rPr>
        <w:t xml:space="preserve"> and the overall company culture. </w:t>
      </w:r>
    </w:p>
    <w:p w14:paraId="6C3086E6" w14:textId="77777777" w:rsidR="00556A86" w:rsidRDefault="00556A86" w:rsidP="00556A86">
      <w:pPr>
        <w:pStyle w:val="ListParagraph"/>
        <w:rPr>
          <w:lang w:val="en-US"/>
        </w:rPr>
      </w:pPr>
    </w:p>
    <w:p w14:paraId="7691547F" w14:textId="5FDA675C" w:rsidR="00556A86" w:rsidRPr="00196B6F" w:rsidRDefault="00556A86" w:rsidP="00556A86">
      <w:pPr>
        <w:pStyle w:val="ListParagraph"/>
        <w:rPr>
          <w:lang w:val="en-US"/>
        </w:rPr>
      </w:pPr>
      <w:commentRangeStart w:id="96"/>
      <w:commentRangeStart w:id="97"/>
      <w:r>
        <w:rPr>
          <w:lang w:val="en-US"/>
        </w:rPr>
        <w:t xml:space="preserve">Connecting benefits to company culture is increasingly important to the </w:t>
      </w:r>
      <w:r w:rsidR="00B916B5">
        <w:rPr>
          <w:lang w:val="en-US"/>
        </w:rPr>
        <w:t>organization</w:t>
      </w:r>
      <w:r w:rsidR="00DE439F">
        <w:rPr>
          <w:lang w:val="en-US"/>
        </w:rPr>
        <w:t>’</w:t>
      </w:r>
      <w:r w:rsidR="00B916B5">
        <w:rPr>
          <w:lang w:val="en-US"/>
        </w:rPr>
        <w:t xml:space="preserve">s </w:t>
      </w:r>
      <w:r>
        <w:rPr>
          <w:lang w:val="en-US"/>
        </w:rPr>
        <w:t xml:space="preserve">success as it relates to retention, as well as attraction, through helping employees feel </w:t>
      </w:r>
      <w:r w:rsidR="00DE439F">
        <w:rPr>
          <w:lang w:val="en-US"/>
        </w:rPr>
        <w:t>“</w:t>
      </w:r>
      <w:r>
        <w:rPr>
          <w:lang w:val="en-US"/>
        </w:rPr>
        <w:t>connected</w:t>
      </w:r>
      <w:r w:rsidR="00B916B5">
        <w:rPr>
          <w:lang w:val="en-US"/>
        </w:rPr>
        <w:t>.</w:t>
      </w:r>
      <w:r w:rsidR="00DE439F">
        <w:rPr>
          <w:lang w:val="en-US"/>
        </w:rPr>
        <w:t>”</w:t>
      </w:r>
      <w:r w:rsidR="00B916B5">
        <w:rPr>
          <w:lang w:val="en-US"/>
        </w:rPr>
        <w:t xml:space="preserve"> </w:t>
      </w:r>
      <w:r>
        <w:rPr>
          <w:lang w:val="en-US"/>
        </w:rPr>
        <w:t xml:space="preserve">Over 90% of HR and benefits leaders perceive that building a more positive workplace culture is critical within their </w:t>
      </w:r>
      <w:r w:rsidR="00B916B5">
        <w:rPr>
          <w:lang w:val="en-US"/>
        </w:rPr>
        <w:t>organizations</w:t>
      </w:r>
      <w:r w:rsidR="00DE439F">
        <w:rPr>
          <w:lang w:val="en-US"/>
        </w:rPr>
        <w:t>’</w:t>
      </w:r>
      <w:r w:rsidR="00B916B5">
        <w:rPr>
          <w:lang w:val="en-US"/>
        </w:rPr>
        <w:t xml:space="preserve"> </w:t>
      </w:r>
      <w:r>
        <w:rPr>
          <w:lang w:val="en-US"/>
        </w:rPr>
        <w:t>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commentRangeEnd w:id="96"/>
      <w:r w:rsidR="00204368">
        <w:rPr>
          <w:rStyle w:val="CommentReference"/>
        </w:rPr>
        <w:commentReference w:id="96"/>
      </w:r>
      <w:commentRangeEnd w:id="97"/>
      <w:r w:rsidR="001D1D4C">
        <w:rPr>
          <w:rStyle w:val="CommentReference"/>
        </w:rPr>
        <w:commentReference w:id="97"/>
      </w:r>
      <w:r w:rsidRPr="00196B6F">
        <w:rPr>
          <w:lang w:val="en-US"/>
        </w:rPr>
        <w:t>.</w:t>
      </w:r>
    </w:p>
    <w:p w14:paraId="11B530A3" w14:textId="77777777" w:rsidR="00556A86" w:rsidRDefault="00556A86" w:rsidP="00670CD4">
      <w:pPr>
        <w:pStyle w:val="ListParagraph"/>
        <w:rPr>
          <w:lang w:val="en-US"/>
        </w:rPr>
      </w:pPr>
    </w:p>
    <w:p w14:paraId="43F78358" w14:textId="41E36D5B" w:rsidR="00670CD4" w:rsidRDefault="00556A86" w:rsidP="00670CD4">
      <w:pPr>
        <w:pStyle w:val="ListParagraph"/>
        <w:rPr>
          <w:lang w:val="en-US"/>
        </w:rPr>
      </w:pPr>
      <w:r>
        <w:rPr>
          <w:lang w:val="en-US"/>
        </w:rPr>
        <w:t xml:space="preserve">Benefits </w:t>
      </w:r>
      <w:r w:rsidR="00037DB1">
        <w:rPr>
          <w:lang w:val="en-US"/>
        </w:rPr>
        <w:t xml:space="preserve">should </w:t>
      </w:r>
      <w:r w:rsidR="00EF2B2D">
        <w:rPr>
          <w:lang w:val="en-US"/>
        </w:rPr>
        <w:t>reflect demographic segmentation</w:t>
      </w:r>
      <w:r w:rsidR="00800751">
        <w:rPr>
          <w:lang w:val="en-US"/>
        </w:rPr>
        <w:t xml:space="preserve"> </w:t>
      </w:r>
      <w:r w:rsidR="00670CD4">
        <w:rPr>
          <w:lang w:val="en-US"/>
        </w:rPr>
        <w:t xml:space="preserve">and </w:t>
      </w:r>
      <w:r w:rsidR="00EF2B2D">
        <w:rPr>
          <w:lang w:val="en-US"/>
        </w:rPr>
        <w:t xml:space="preserve">how </w:t>
      </w:r>
      <w:r w:rsidR="00670CD4">
        <w:rPr>
          <w:lang w:val="en-US"/>
        </w:rPr>
        <w:t>company culture</w:t>
      </w:r>
      <w:r w:rsidR="00EF2B2D">
        <w:rPr>
          <w:lang w:val="en-US"/>
        </w:rPr>
        <w:t xml:space="preserve"> supports each </w:t>
      </w:r>
      <w:r w:rsidR="00B916B5">
        <w:rPr>
          <w:lang w:val="en-US"/>
        </w:rPr>
        <w:t>individual</w:t>
      </w:r>
      <w:r w:rsidR="00DE439F">
        <w:rPr>
          <w:lang w:val="en-US"/>
        </w:rPr>
        <w:t>’</w:t>
      </w:r>
      <w:r w:rsidR="00B916B5">
        <w:rPr>
          <w:lang w:val="en-US"/>
        </w:rPr>
        <w:t xml:space="preserve">s </w:t>
      </w:r>
      <w:r w:rsidR="00EF2B2D">
        <w:rPr>
          <w:lang w:val="en-US"/>
        </w:rPr>
        <w:t xml:space="preserve">needs </w:t>
      </w:r>
      <w:r w:rsidR="00037DB1">
        <w:rPr>
          <w:lang w:val="en-US"/>
        </w:rPr>
        <w:t>and use</w:t>
      </w:r>
      <w:r w:rsidR="00EF2B2D">
        <w:rPr>
          <w:lang w:val="en-US"/>
        </w:rPr>
        <w:t xml:space="preserve"> benefits communications and design to </w:t>
      </w:r>
      <w:r>
        <w:rPr>
          <w:lang w:val="en-US"/>
        </w:rPr>
        <w:t>support that culture as it relates to individual circumstances.</w:t>
      </w:r>
    </w:p>
    <w:p w14:paraId="0607C231" w14:textId="43099472" w:rsidR="00566B31" w:rsidRDefault="00566B31" w:rsidP="00670CD4">
      <w:pPr>
        <w:pStyle w:val="ListParagraph"/>
        <w:rPr>
          <w:lang w:val="en-US"/>
        </w:rPr>
      </w:pPr>
    </w:p>
    <w:p w14:paraId="79DC5767" w14:textId="12300BCC" w:rsidR="00566B31" w:rsidRDefault="008933ED" w:rsidP="00670CD4">
      <w:pPr>
        <w:pStyle w:val="ListParagraph"/>
        <w:rPr>
          <w:lang w:val="en-US"/>
        </w:rPr>
      </w:pPr>
      <w:r>
        <w:rPr>
          <w:lang w:val="en-US"/>
        </w:rPr>
        <w:t>A</w:t>
      </w:r>
      <w:r w:rsidR="00566B31">
        <w:rPr>
          <w:lang w:val="en-US"/>
        </w:rPr>
        <w:t xml:space="preserve">ctivities that could be undertaken to uplift the benefits function </w:t>
      </w:r>
      <w:r w:rsidR="00037DB1">
        <w:rPr>
          <w:lang w:val="en-US"/>
        </w:rPr>
        <w:t>in</w:t>
      </w:r>
      <w:r w:rsidR="00566B31">
        <w:rPr>
          <w:lang w:val="en-US"/>
        </w:rPr>
        <w:t xml:space="preserve"> supporting company culture include: </w:t>
      </w:r>
    </w:p>
    <w:p w14:paraId="1BFC88B6" w14:textId="4108F48A" w:rsidR="00566B31" w:rsidRDefault="00566B31" w:rsidP="00670CD4">
      <w:pPr>
        <w:pStyle w:val="ListParagraph"/>
        <w:rPr>
          <w:lang w:val="en-US"/>
        </w:rPr>
      </w:pPr>
    </w:p>
    <w:p w14:paraId="1B1A33E6" w14:textId="2F068E5A" w:rsidR="00BD6278" w:rsidRDefault="00F3480B" w:rsidP="00BF2CC5">
      <w:pPr>
        <w:pStyle w:val="ListParagraph"/>
        <w:numPr>
          <w:ilvl w:val="0"/>
          <w:numId w:val="4"/>
        </w:numPr>
        <w:rPr>
          <w:lang w:val="en-US"/>
        </w:rPr>
      </w:pPr>
      <w:r>
        <w:rPr>
          <w:lang w:val="en-US"/>
        </w:rPr>
        <w:lastRenderedPageBreak/>
        <w:t xml:space="preserve">Interview key stakeholders from a wide range of backgrounds and demographic groups to understand how </w:t>
      </w:r>
      <w:r w:rsidR="00BF2CC5">
        <w:rPr>
          <w:lang w:val="en-US"/>
        </w:rPr>
        <w:t xml:space="preserve">the corporate culture </w:t>
      </w:r>
      <w:r w:rsidR="003B4BDF">
        <w:rPr>
          <w:lang w:val="en-US"/>
        </w:rPr>
        <w:t xml:space="preserve">and corporate values </w:t>
      </w:r>
      <w:r>
        <w:rPr>
          <w:lang w:val="en-US"/>
        </w:rPr>
        <w:t xml:space="preserve">are reflected in the </w:t>
      </w:r>
      <w:r w:rsidR="00BD6278">
        <w:rPr>
          <w:lang w:val="en-US"/>
        </w:rPr>
        <w:t xml:space="preserve">benefits  </w:t>
      </w:r>
    </w:p>
    <w:p w14:paraId="388F63D0" w14:textId="434BB4C0" w:rsidR="00BF2CC5" w:rsidRPr="00F3480B" w:rsidRDefault="00B916B5" w:rsidP="00F3480B">
      <w:pPr>
        <w:pStyle w:val="ListParagraph"/>
        <w:numPr>
          <w:ilvl w:val="0"/>
          <w:numId w:val="4"/>
        </w:numPr>
        <w:rPr>
          <w:lang w:val="en-US"/>
        </w:rPr>
      </w:pPr>
      <w:r w:rsidRPr="00F3480B">
        <w:rPr>
          <w:lang w:val="en-US"/>
        </w:rPr>
        <w:t>Analy</w:t>
      </w:r>
      <w:r>
        <w:rPr>
          <w:lang w:val="en-US"/>
        </w:rPr>
        <w:t>z</w:t>
      </w:r>
      <w:r w:rsidRPr="00F3480B">
        <w:rPr>
          <w:lang w:val="en-US"/>
        </w:rPr>
        <w:t xml:space="preserve">e </w:t>
      </w:r>
      <w:r w:rsidR="00F3480B" w:rsidRPr="00F3480B">
        <w:rPr>
          <w:lang w:val="en-US"/>
        </w:rPr>
        <w:t xml:space="preserve">the results and look for opportunities to </w:t>
      </w:r>
      <w:r w:rsidR="00F3480B">
        <w:rPr>
          <w:lang w:val="en-US"/>
        </w:rPr>
        <w:t xml:space="preserve">refine or add </w:t>
      </w:r>
      <w:r w:rsidR="00BD6278" w:rsidRPr="00F3480B">
        <w:rPr>
          <w:lang w:val="en-US"/>
        </w:rPr>
        <w:t>offerings and</w:t>
      </w:r>
      <w:r w:rsidR="00F3480B">
        <w:rPr>
          <w:lang w:val="en-US"/>
        </w:rPr>
        <w:t>/or</w:t>
      </w:r>
      <w:r w:rsidR="00BD6278" w:rsidRPr="00F3480B">
        <w:rPr>
          <w:lang w:val="en-US"/>
        </w:rPr>
        <w:t xml:space="preserve"> adapt </w:t>
      </w:r>
      <w:r w:rsidR="00F3480B">
        <w:rPr>
          <w:lang w:val="en-US"/>
        </w:rPr>
        <w:t xml:space="preserve">the </w:t>
      </w:r>
      <w:r w:rsidR="00BD6278" w:rsidRPr="00F3480B">
        <w:rPr>
          <w:lang w:val="en-US"/>
        </w:rPr>
        <w:t xml:space="preserve">processes </w:t>
      </w:r>
      <w:r w:rsidR="00F3480B">
        <w:rPr>
          <w:lang w:val="en-US"/>
        </w:rPr>
        <w:t xml:space="preserve">to </w:t>
      </w:r>
      <w:r>
        <w:rPr>
          <w:lang w:val="en-US"/>
        </w:rPr>
        <w:t xml:space="preserve">enable the culture </w:t>
      </w:r>
      <w:r w:rsidR="00F3480B">
        <w:rPr>
          <w:lang w:val="en-US"/>
        </w:rPr>
        <w:t>to be reflected in benefits</w:t>
      </w:r>
      <w:r w:rsidR="000B4C8D" w:rsidRPr="00F3480B" w:rsidDel="00F3480B">
        <w:rPr>
          <w:lang w:val="en-US"/>
        </w:rPr>
        <w:t xml:space="preserve"> </w:t>
      </w:r>
      <w:r>
        <w:rPr>
          <w:lang w:val="en-US"/>
        </w:rPr>
        <w:t>better</w:t>
      </w:r>
    </w:p>
    <w:p w14:paraId="1B51468D" w14:textId="406BEF15" w:rsidR="000B4C8D" w:rsidRDefault="000B4C8D" w:rsidP="003B4BDF">
      <w:pPr>
        <w:pStyle w:val="ListParagraph"/>
        <w:numPr>
          <w:ilvl w:val="0"/>
          <w:numId w:val="4"/>
        </w:numPr>
        <w:rPr>
          <w:lang w:val="en-US"/>
        </w:rPr>
      </w:pPr>
      <w:r>
        <w:rPr>
          <w:lang w:val="en-US"/>
        </w:rPr>
        <w:t>Source new benefits as appropriate</w:t>
      </w:r>
    </w:p>
    <w:p w14:paraId="2053D3DD" w14:textId="56742B87" w:rsidR="003B4BDF" w:rsidRDefault="000B4C8D" w:rsidP="003B4BDF">
      <w:pPr>
        <w:pStyle w:val="ListParagraph"/>
        <w:numPr>
          <w:ilvl w:val="0"/>
          <w:numId w:val="4"/>
        </w:numPr>
        <w:rPr>
          <w:lang w:val="en-US"/>
        </w:rPr>
      </w:pPr>
      <w:r>
        <w:rPr>
          <w:lang w:val="en-US"/>
        </w:rPr>
        <w:t xml:space="preserve">Deliver a refined benefits communication plan for each </w:t>
      </w:r>
      <w:r w:rsidR="003B4BDF">
        <w:rPr>
          <w:lang w:val="en-US"/>
        </w:rPr>
        <w:t xml:space="preserve">benefits offering </w:t>
      </w:r>
      <w:r>
        <w:rPr>
          <w:lang w:val="en-US"/>
        </w:rPr>
        <w:t>using language that reflects your cultural values. A</w:t>
      </w:r>
      <w:r w:rsidR="003B4BDF">
        <w:rPr>
          <w:lang w:val="en-US"/>
        </w:rPr>
        <w:t xml:space="preserve">ssess benefits performance </w:t>
      </w:r>
      <w:r w:rsidR="008933ED">
        <w:rPr>
          <w:lang w:val="en-US"/>
        </w:rPr>
        <w:t xml:space="preserve">and communication </w:t>
      </w:r>
      <w:r w:rsidR="003B4BDF">
        <w:rPr>
          <w:lang w:val="en-US"/>
        </w:rPr>
        <w:t>by segmented grou</w:t>
      </w:r>
      <w:r>
        <w:rPr>
          <w:lang w:val="en-US"/>
        </w:rPr>
        <w:t>p.</w:t>
      </w:r>
    </w:p>
    <w:p w14:paraId="011B1D94" w14:textId="77777777" w:rsidR="00566B31" w:rsidRDefault="00566B31" w:rsidP="00670CD4">
      <w:pPr>
        <w:pStyle w:val="ListParagraph"/>
        <w:rPr>
          <w:lang w:val="en-US"/>
        </w:rPr>
      </w:pPr>
    </w:p>
    <w:p w14:paraId="04947710" w14:textId="152BF518" w:rsidR="00A654FD" w:rsidRDefault="00A654FD" w:rsidP="00C92C03">
      <w:pPr>
        <w:pStyle w:val="ListParagraph"/>
        <w:rPr>
          <w:lang w:val="en-US"/>
        </w:rPr>
      </w:pPr>
    </w:p>
    <w:p w14:paraId="5266494C" w14:textId="4EF24833" w:rsidR="003F6BCE" w:rsidRDefault="003F6BCE">
      <w:pPr>
        <w:rPr>
          <w:lang w:val="en-US"/>
        </w:rPr>
      </w:pPr>
      <w:r>
        <w:rPr>
          <w:lang w:val="en-US"/>
        </w:rPr>
        <w:br w:type="page"/>
      </w:r>
    </w:p>
    <w:p w14:paraId="19CF529F" w14:textId="37B900B0" w:rsidR="00C92C03" w:rsidRPr="009615C9" w:rsidRDefault="00C92C03" w:rsidP="009615C9">
      <w:pPr>
        <w:rPr>
          <w:b/>
          <w:bCs/>
          <w:lang w:val="en-US"/>
        </w:rPr>
      </w:pPr>
      <w:r w:rsidRPr="009615C9">
        <w:rPr>
          <w:b/>
          <w:bCs/>
          <w:lang w:val="en-US"/>
        </w:rPr>
        <w:lastRenderedPageBreak/>
        <w:t>Medium</w:t>
      </w:r>
    </w:p>
    <w:p w14:paraId="05F25B9F" w14:textId="77777777" w:rsidR="00E70F78" w:rsidRPr="00E70F78" w:rsidRDefault="00E70F78" w:rsidP="00E70F78">
      <w:pPr>
        <w:pStyle w:val="ListParagraph"/>
        <w:rPr>
          <w:highlight w:val="yellow"/>
          <w:lang w:val="en-US"/>
        </w:rPr>
      </w:pPr>
    </w:p>
    <w:p w14:paraId="75AB8828" w14:textId="031321E3" w:rsidR="00C92C03" w:rsidRDefault="00982FD9" w:rsidP="00C92C03">
      <w:pPr>
        <w:pStyle w:val="ListParagraph"/>
        <w:rPr>
          <w:lang w:val="en-US"/>
        </w:rPr>
      </w:pPr>
      <w:r>
        <w:rPr>
          <w:lang w:val="en-US"/>
        </w:rPr>
        <w:t>You understand the critical role that benefits play in building a more positive workplace culture and are working to ensure that benefits continue to increase their contribution to employee attraction, retention, and experience.</w:t>
      </w:r>
      <w:r w:rsidR="00BE34C3">
        <w:rPr>
          <w:lang w:val="en-US"/>
        </w:rPr>
        <w:t xml:space="preserve"> </w:t>
      </w:r>
    </w:p>
    <w:p w14:paraId="1007C3C8" w14:textId="4FB995FF" w:rsidR="00BE34C3" w:rsidRDefault="00BE34C3" w:rsidP="00C92C03">
      <w:pPr>
        <w:pStyle w:val="ListParagraph"/>
        <w:rPr>
          <w:lang w:val="en-US"/>
        </w:rPr>
      </w:pPr>
    </w:p>
    <w:p w14:paraId="6A366CDF" w14:textId="712AA0B7" w:rsidR="001D1D4C" w:rsidRPr="00196B6F" w:rsidRDefault="001D1D4C" w:rsidP="001D1D4C">
      <w:pPr>
        <w:pStyle w:val="ListParagraph"/>
        <w:rPr>
          <w:ins w:id="98" w:author="Elizabeth Rennie" w:date="2022-06-08T14:54:00Z"/>
          <w:lang w:val="en-US"/>
        </w:rPr>
      </w:pPr>
      <w:commentRangeStart w:id="99"/>
      <w:commentRangeStart w:id="100"/>
      <w:ins w:id="101" w:author="Elizabeth Rennie" w:date="2022-06-08T14:54:00Z">
        <w:r>
          <w:rPr>
            <w:lang w:val="en-US"/>
          </w:rPr>
          <w:t>Connecting benefits to company culture is increasingly important to the organization</w:t>
        </w:r>
      </w:ins>
      <w:r w:rsidR="00DE439F">
        <w:rPr>
          <w:lang w:val="en-US"/>
        </w:rPr>
        <w:t>’</w:t>
      </w:r>
      <w:ins w:id="102" w:author="Elizabeth Rennie" w:date="2022-06-08T14:54:00Z">
        <w:r>
          <w:rPr>
            <w:lang w:val="en-US"/>
          </w:rPr>
          <w:t xml:space="preserve">s success as it relates to retention, as well as attraction, through helping employees feel </w:t>
        </w:r>
      </w:ins>
      <w:r w:rsidR="00DE439F">
        <w:rPr>
          <w:lang w:val="en-US"/>
        </w:rPr>
        <w:t>“</w:t>
      </w:r>
      <w:ins w:id="103" w:author="Elizabeth Rennie" w:date="2022-06-08T14:54:00Z">
        <w:r>
          <w:rPr>
            <w:lang w:val="en-US"/>
          </w:rPr>
          <w:t>connected.</w:t>
        </w:r>
      </w:ins>
      <w:r w:rsidR="00DE439F">
        <w:rPr>
          <w:lang w:val="en-US"/>
        </w:rPr>
        <w:t>”</w:t>
      </w:r>
      <w:ins w:id="104" w:author="Elizabeth Rennie" w:date="2022-06-08T14:54:00Z">
        <w:r>
          <w:rPr>
            <w:lang w:val="en-US"/>
          </w:rPr>
          <w:t xml:space="preserve"> Over 90% of HR and benefits leaders perceive that building a more positive workplace culture is critical within their organizations</w:t>
        </w:r>
      </w:ins>
      <w:r w:rsidR="00DE439F">
        <w:rPr>
          <w:lang w:val="en-US"/>
        </w:rPr>
        <w:t>’</w:t>
      </w:r>
      <w:ins w:id="105" w:author="Elizabeth Rennie" w:date="2022-06-08T14:54:00Z">
        <w:r>
          <w:rPr>
            <w:lang w:val="en-US"/>
          </w:rPr>
          <w:t xml:space="preserve"> 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commentRangeEnd w:id="99"/>
        <w:r>
          <w:rPr>
            <w:rStyle w:val="CommentReference"/>
          </w:rPr>
          <w:commentReference w:id="99"/>
        </w:r>
        <w:commentRangeEnd w:id="100"/>
        <w:r>
          <w:rPr>
            <w:rStyle w:val="CommentReference"/>
          </w:rPr>
          <w:commentReference w:id="100"/>
        </w:r>
        <w:r w:rsidRPr="00196B6F">
          <w:rPr>
            <w:lang w:val="en-US"/>
          </w:rPr>
          <w:t>.</w:t>
        </w:r>
      </w:ins>
    </w:p>
    <w:p w14:paraId="1DBC43C3" w14:textId="1B5D6D4A" w:rsidR="00BE34C3" w:rsidDel="001D1D4C" w:rsidRDefault="00BE34C3" w:rsidP="00C92C03">
      <w:pPr>
        <w:pStyle w:val="ListParagraph"/>
        <w:rPr>
          <w:del w:id="106" w:author="Elizabeth Rennie" w:date="2022-06-08T14:54:00Z"/>
          <w:lang w:val="en-US"/>
        </w:rPr>
      </w:pPr>
      <w:del w:id="107" w:author="Elizabeth Rennie" w:date="2022-06-08T14:54:00Z">
        <w:r w:rsidDel="001D1D4C">
          <w:rPr>
            <w:lang w:val="en-US"/>
          </w:rPr>
          <w:delText xml:space="preserve">Connecting benefits to company culture is increasingly important to the </w:delText>
        </w:r>
        <w:r w:rsidR="00B916B5" w:rsidDel="001D1D4C">
          <w:rPr>
            <w:lang w:val="en-US"/>
          </w:rPr>
          <w:delText xml:space="preserve">organization's </w:delText>
        </w:r>
        <w:r w:rsidDel="001D1D4C">
          <w:rPr>
            <w:lang w:val="en-US"/>
          </w:rPr>
          <w:delText xml:space="preserve">success as it relates to retention, as well as attraction, through helping employees feel </w:delText>
        </w:r>
        <w:r w:rsidR="00B916B5" w:rsidDel="001D1D4C">
          <w:rPr>
            <w:lang w:val="en-US"/>
          </w:rPr>
          <w:delText>"</w:delText>
        </w:r>
        <w:r w:rsidDel="001D1D4C">
          <w:rPr>
            <w:lang w:val="en-US"/>
          </w:rPr>
          <w:delText>connected</w:delText>
        </w:r>
        <w:r w:rsidR="00B916B5" w:rsidDel="001D1D4C">
          <w:rPr>
            <w:lang w:val="en-US"/>
          </w:rPr>
          <w:delText xml:space="preserve">."  </w:delText>
        </w:r>
      </w:del>
    </w:p>
    <w:p w14:paraId="7FEFDD91" w14:textId="3013ED67" w:rsidR="00A654FD" w:rsidRDefault="00A654FD" w:rsidP="00C92C03">
      <w:pPr>
        <w:pStyle w:val="ListParagraph"/>
        <w:rPr>
          <w:lang w:val="en-US"/>
        </w:rPr>
      </w:pPr>
    </w:p>
    <w:p w14:paraId="23EB5A4C" w14:textId="6E09724A" w:rsidR="008933ED" w:rsidRDefault="00037DB1" w:rsidP="008933ED">
      <w:pPr>
        <w:pStyle w:val="ListParagraph"/>
        <w:rPr>
          <w:lang w:val="en-US"/>
        </w:rPr>
      </w:pPr>
      <w:r>
        <w:rPr>
          <w:lang w:val="en-US"/>
        </w:rPr>
        <w:t>Further a</w:t>
      </w:r>
      <w:r w:rsidR="008933ED">
        <w:rPr>
          <w:lang w:val="en-US"/>
        </w:rPr>
        <w:t xml:space="preserve">ctivities that could be undertaken to uplift the benefits function </w:t>
      </w:r>
      <w:r>
        <w:rPr>
          <w:lang w:val="en-US"/>
        </w:rPr>
        <w:t>in</w:t>
      </w:r>
      <w:r w:rsidR="008933ED">
        <w:rPr>
          <w:lang w:val="en-US"/>
        </w:rPr>
        <w:t xml:space="preserve"> supporting company culture include: </w:t>
      </w:r>
    </w:p>
    <w:p w14:paraId="16F3E423" w14:textId="77777777" w:rsidR="008933ED" w:rsidRDefault="008933ED" w:rsidP="008933ED">
      <w:pPr>
        <w:pStyle w:val="ListParagraph"/>
        <w:rPr>
          <w:lang w:val="en-US"/>
        </w:rPr>
      </w:pPr>
    </w:p>
    <w:p w14:paraId="2583D3FB" w14:textId="1D3CC68D" w:rsidR="008933ED" w:rsidRDefault="008933ED" w:rsidP="008933ED">
      <w:pPr>
        <w:pStyle w:val="ListParagraph"/>
        <w:numPr>
          <w:ilvl w:val="0"/>
          <w:numId w:val="4"/>
        </w:numPr>
        <w:rPr>
          <w:lang w:val="en-US"/>
        </w:rPr>
      </w:pPr>
      <w:r>
        <w:rPr>
          <w:lang w:val="en-US"/>
        </w:rPr>
        <w:t xml:space="preserve">Review the corporate culture and corporate values </w:t>
      </w:r>
      <w:r w:rsidR="00037DB1">
        <w:rPr>
          <w:lang w:val="en-US"/>
        </w:rPr>
        <w:t xml:space="preserve">by </w:t>
      </w:r>
      <w:r>
        <w:rPr>
          <w:lang w:val="en-US"/>
        </w:rPr>
        <w:t>interviewing key stakeholders regularly as it relates to your benefits</w:t>
      </w:r>
      <w:r w:rsidR="00556A86">
        <w:rPr>
          <w:lang w:val="en-US"/>
        </w:rPr>
        <w:t xml:space="preserve"> offerings and benefits processes</w:t>
      </w:r>
    </w:p>
    <w:p w14:paraId="4D67FFAD" w14:textId="6E3A31DC" w:rsidR="008933ED" w:rsidRDefault="008933ED" w:rsidP="008933ED">
      <w:pPr>
        <w:pStyle w:val="ListParagraph"/>
        <w:numPr>
          <w:ilvl w:val="0"/>
          <w:numId w:val="4"/>
        </w:numPr>
        <w:rPr>
          <w:lang w:val="en-US"/>
        </w:rPr>
      </w:pPr>
      <w:r>
        <w:rPr>
          <w:lang w:val="en-US"/>
        </w:rPr>
        <w:t>Further break</w:t>
      </w:r>
      <w:r w:rsidR="00037DB1">
        <w:rPr>
          <w:lang w:val="en-US"/>
        </w:rPr>
        <w:t xml:space="preserve"> </w:t>
      </w:r>
      <w:r>
        <w:rPr>
          <w:lang w:val="en-US"/>
        </w:rPr>
        <w:t xml:space="preserve">down the demographic groups of your organization to assess how corporate culture impacts these demographic </w:t>
      </w:r>
      <w:r w:rsidR="00556A86">
        <w:rPr>
          <w:lang w:val="en-US"/>
        </w:rPr>
        <w:t>sub</w:t>
      </w:r>
      <w:r>
        <w:rPr>
          <w:lang w:val="en-US"/>
        </w:rPr>
        <w:t xml:space="preserve">groups and how benefits can connect culture more closely to each of these </w:t>
      </w:r>
      <w:r w:rsidR="00556A86">
        <w:rPr>
          <w:lang w:val="en-US"/>
        </w:rPr>
        <w:t>sub</w:t>
      </w:r>
      <w:r>
        <w:rPr>
          <w:lang w:val="en-US"/>
        </w:rPr>
        <w:t>groups</w:t>
      </w:r>
    </w:p>
    <w:p w14:paraId="0C591B65" w14:textId="1E782152" w:rsidR="00BE34C3" w:rsidRDefault="00BE34C3" w:rsidP="00BE34C3">
      <w:pPr>
        <w:pStyle w:val="ListParagraph"/>
        <w:numPr>
          <w:ilvl w:val="0"/>
          <w:numId w:val="4"/>
        </w:numPr>
        <w:rPr>
          <w:lang w:val="en-US"/>
        </w:rPr>
      </w:pPr>
      <w:r>
        <w:rPr>
          <w:lang w:val="en-US"/>
        </w:rPr>
        <w:t>Look for opportunities to expand benefits offerings to better support culture</w:t>
      </w:r>
    </w:p>
    <w:p w14:paraId="29C8723B" w14:textId="4F60A204" w:rsidR="008933ED" w:rsidRDefault="008933ED" w:rsidP="008933ED">
      <w:pPr>
        <w:pStyle w:val="ListParagraph"/>
        <w:numPr>
          <w:ilvl w:val="0"/>
          <w:numId w:val="4"/>
        </w:numPr>
        <w:rPr>
          <w:lang w:val="en-US"/>
        </w:rPr>
      </w:pPr>
      <w:r>
        <w:rPr>
          <w:lang w:val="en-US"/>
        </w:rPr>
        <w:t>Update and refresh communication plans regularly as well as the benefits offerings as they relate to each of the above groups and assess benefits performance by segmented group</w:t>
      </w:r>
      <w:r w:rsidR="00BE34C3">
        <w:rPr>
          <w:lang w:val="en-US"/>
        </w:rPr>
        <w:t>.</w:t>
      </w:r>
    </w:p>
    <w:p w14:paraId="150DC9E8" w14:textId="77777777" w:rsidR="008933ED" w:rsidRDefault="008933ED" w:rsidP="00394CAE">
      <w:pPr>
        <w:pStyle w:val="ListParagraph"/>
        <w:rPr>
          <w:lang w:val="en-US"/>
        </w:rPr>
      </w:pPr>
    </w:p>
    <w:p w14:paraId="5ABFE483" w14:textId="46E72B0B" w:rsidR="00C92C03" w:rsidRPr="009615C9" w:rsidRDefault="00C92C03" w:rsidP="00C92C03">
      <w:pPr>
        <w:pStyle w:val="ListParagraph"/>
        <w:rPr>
          <w:b/>
          <w:bCs/>
          <w:lang w:val="en-US"/>
        </w:rPr>
      </w:pPr>
      <w:r w:rsidRPr="009615C9">
        <w:rPr>
          <w:b/>
          <w:bCs/>
          <w:lang w:val="en-US"/>
        </w:rPr>
        <w:t>High</w:t>
      </w:r>
    </w:p>
    <w:p w14:paraId="7C83BAD4" w14:textId="77777777" w:rsidR="00E70F78" w:rsidRDefault="00E70F78" w:rsidP="00C92C03">
      <w:pPr>
        <w:pStyle w:val="ListParagraph"/>
        <w:rPr>
          <w:lang w:val="en-US"/>
        </w:rPr>
      </w:pPr>
    </w:p>
    <w:p w14:paraId="6740059A" w14:textId="21C58302" w:rsidR="00C92C03" w:rsidRDefault="00982FD9" w:rsidP="00C92C03">
      <w:pPr>
        <w:pStyle w:val="ListParagraph"/>
        <w:rPr>
          <w:ins w:id="108" w:author="Elizabeth Rennie" w:date="2022-06-08T14:54:00Z"/>
          <w:lang w:val="en-US"/>
        </w:rPr>
      </w:pPr>
      <w:r>
        <w:rPr>
          <w:lang w:val="en-US"/>
        </w:rPr>
        <w:t>You thoroughly understand the critical role that benefits play in building a more positive workplace culture and are working hard to ensure that benefits continue to increase their contribution to employee attraction, retention, and experience.</w:t>
      </w:r>
    </w:p>
    <w:p w14:paraId="313F97BA" w14:textId="01784D7C" w:rsidR="001D1D4C" w:rsidRDefault="001D1D4C" w:rsidP="00C92C03">
      <w:pPr>
        <w:pStyle w:val="ListParagraph"/>
        <w:rPr>
          <w:ins w:id="109" w:author="Elizabeth Rennie" w:date="2022-06-08T14:54:00Z"/>
          <w:lang w:val="en-US"/>
        </w:rPr>
      </w:pPr>
    </w:p>
    <w:p w14:paraId="68600F7A" w14:textId="50BB55FE" w:rsidR="001D1D4C" w:rsidRPr="00196B6F" w:rsidRDefault="001D1D4C" w:rsidP="001D1D4C">
      <w:pPr>
        <w:pStyle w:val="ListParagraph"/>
        <w:rPr>
          <w:ins w:id="110" w:author="Elizabeth Rennie" w:date="2022-06-08T14:54:00Z"/>
          <w:lang w:val="en-US"/>
        </w:rPr>
      </w:pPr>
      <w:commentRangeStart w:id="111"/>
      <w:commentRangeStart w:id="112"/>
      <w:ins w:id="113" w:author="Elizabeth Rennie" w:date="2022-06-08T14:54:00Z">
        <w:r>
          <w:rPr>
            <w:lang w:val="en-US"/>
          </w:rPr>
          <w:t>Connecting benefits to company culture is increasingly important to the organization</w:t>
        </w:r>
      </w:ins>
      <w:r w:rsidR="00DE439F">
        <w:rPr>
          <w:lang w:val="en-US"/>
        </w:rPr>
        <w:t>’</w:t>
      </w:r>
      <w:ins w:id="114" w:author="Elizabeth Rennie" w:date="2022-06-08T14:54:00Z">
        <w:r>
          <w:rPr>
            <w:lang w:val="en-US"/>
          </w:rPr>
          <w:t xml:space="preserve">s success as it relates to retention, as well as attraction, through helping employees feel </w:t>
        </w:r>
      </w:ins>
      <w:r w:rsidR="00DE439F">
        <w:rPr>
          <w:lang w:val="en-US"/>
        </w:rPr>
        <w:t>“</w:t>
      </w:r>
      <w:ins w:id="115" w:author="Elizabeth Rennie" w:date="2022-06-08T14:54:00Z">
        <w:r>
          <w:rPr>
            <w:lang w:val="en-US"/>
          </w:rPr>
          <w:t>connected.</w:t>
        </w:r>
      </w:ins>
      <w:r w:rsidR="00DE439F">
        <w:rPr>
          <w:lang w:val="en-US"/>
        </w:rPr>
        <w:t>”</w:t>
      </w:r>
      <w:ins w:id="116" w:author="Elizabeth Rennie" w:date="2022-06-08T14:54:00Z">
        <w:r>
          <w:rPr>
            <w:lang w:val="en-US"/>
          </w:rPr>
          <w:t xml:space="preserve"> Over 90% of HR and benefits leaders perceive that building a more positive workplace culture is critical within their organizations</w:t>
        </w:r>
      </w:ins>
      <w:r w:rsidR="00DE439F">
        <w:rPr>
          <w:lang w:val="en-US"/>
        </w:rPr>
        <w:t>’</w:t>
      </w:r>
      <w:ins w:id="117" w:author="Elizabeth Rennie" w:date="2022-06-08T14:54:00Z">
        <w:r>
          <w:rPr>
            <w:lang w:val="en-US"/>
          </w:rPr>
          <w:t xml:space="preserve"> 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commentRangeEnd w:id="111"/>
        <w:r>
          <w:rPr>
            <w:rStyle w:val="CommentReference"/>
          </w:rPr>
          <w:commentReference w:id="111"/>
        </w:r>
        <w:commentRangeEnd w:id="112"/>
        <w:r>
          <w:rPr>
            <w:rStyle w:val="CommentReference"/>
          </w:rPr>
          <w:commentReference w:id="112"/>
        </w:r>
        <w:r w:rsidRPr="00196B6F">
          <w:rPr>
            <w:lang w:val="en-US"/>
          </w:rPr>
          <w:t>.</w:t>
        </w:r>
      </w:ins>
    </w:p>
    <w:p w14:paraId="7F413B00" w14:textId="6012BFE9" w:rsidR="001D1D4C" w:rsidDel="001D1D4C" w:rsidRDefault="001D1D4C" w:rsidP="00C92C03">
      <w:pPr>
        <w:pStyle w:val="ListParagraph"/>
        <w:rPr>
          <w:del w:id="118" w:author="Elizabeth Rennie" w:date="2022-06-08T14:54:00Z"/>
          <w:lang w:val="en-US"/>
        </w:rPr>
      </w:pPr>
    </w:p>
    <w:p w14:paraId="1D4AF8D7" w14:textId="77777777" w:rsidR="00037DB1" w:rsidRDefault="00037DB1" w:rsidP="00C92C03">
      <w:pPr>
        <w:pStyle w:val="ListParagraph"/>
        <w:rPr>
          <w:lang w:val="en-US"/>
        </w:rPr>
      </w:pPr>
    </w:p>
    <w:p w14:paraId="4437BE33" w14:textId="1B8E8DF4" w:rsidR="0045786E" w:rsidRDefault="0045786E" w:rsidP="0045786E">
      <w:pPr>
        <w:pStyle w:val="ListParagraph"/>
        <w:rPr>
          <w:lang w:val="en-US"/>
        </w:rPr>
      </w:pPr>
      <w:r>
        <w:rPr>
          <w:lang w:val="en-US"/>
        </w:rPr>
        <w:t xml:space="preserve">Activities that could be undertaken to </w:t>
      </w:r>
      <w:r w:rsidR="00037DB1">
        <w:rPr>
          <w:lang w:val="en-US"/>
        </w:rPr>
        <w:t>uplift further</w:t>
      </w:r>
      <w:r>
        <w:rPr>
          <w:lang w:val="en-US"/>
        </w:rPr>
        <w:t xml:space="preserve"> the benefits function </w:t>
      </w:r>
      <w:r w:rsidR="00037DB1">
        <w:rPr>
          <w:lang w:val="en-US"/>
        </w:rPr>
        <w:t>in</w:t>
      </w:r>
      <w:r>
        <w:rPr>
          <w:lang w:val="en-US"/>
        </w:rPr>
        <w:t xml:space="preserve"> supporting company culture include: </w:t>
      </w:r>
    </w:p>
    <w:p w14:paraId="071B5970" w14:textId="24362EB1" w:rsidR="0045786E" w:rsidRDefault="0045786E" w:rsidP="0045786E">
      <w:pPr>
        <w:pStyle w:val="ListParagraph"/>
        <w:rPr>
          <w:lang w:val="en-US"/>
        </w:rPr>
      </w:pPr>
    </w:p>
    <w:p w14:paraId="6F1DBD7E" w14:textId="263AE206" w:rsidR="00E85956" w:rsidRDefault="0045786E" w:rsidP="00E85956">
      <w:pPr>
        <w:pStyle w:val="ListParagraph"/>
        <w:numPr>
          <w:ilvl w:val="0"/>
          <w:numId w:val="4"/>
        </w:numPr>
        <w:rPr>
          <w:lang w:val="en-US"/>
        </w:rPr>
      </w:pPr>
      <w:r>
        <w:rPr>
          <w:lang w:val="en-US"/>
        </w:rPr>
        <w:t>A</w:t>
      </w:r>
      <w:r w:rsidRPr="00E85956">
        <w:rPr>
          <w:lang w:val="en-US"/>
        </w:rPr>
        <w:t xml:space="preserve">ssess </w:t>
      </w:r>
      <w:r>
        <w:rPr>
          <w:lang w:val="en-US"/>
        </w:rPr>
        <w:t xml:space="preserve">how your company culture differs from </w:t>
      </w:r>
      <w:r w:rsidRPr="00E85956">
        <w:rPr>
          <w:lang w:val="en-US"/>
        </w:rPr>
        <w:t>your competit</w:t>
      </w:r>
      <w:r>
        <w:rPr>
          <w:lang w:val="en-US"/>
        </w:rPr>
        <w:t>ion</w:t>
      </w:r>
    </w:p>
    <w:p w14:paraId="346BE5BB" w14:textId="1B1AB6BA" w:rsidR="00E21FC7" w:rsidRDefault="00E21FC7" w:rsidP="00E21FC7">
      <w:pPr>
        <w:pStyle w:val="ListParagraph"/>
        <w:numPr>
          <w:ilvl w:val="0"/>
          <w:numId w:val="4"/>
        </w:numPr>
        <w:rPr>
          <w:lang w:val="en-US"/>
        </w:rPr>
      </w:pPr>
      <w:r>
        <w:rPr>
          <w:lang w:val="en-US"/>
        </w:rPr>
        <w:t xml:space="preserve">Use techniques such as </w:t>
      </w:r>
      <w:r w:rsidR="00DE439F">
        <w:rPr>
          <w:lang w:val="en-US"/>
        </w:rPr>
        <w:t>“</w:t>
      </w:r>
      <w:r>
        <w:rPr>
          <w:lang w:val="en-US"/>
        </w:rPr>
        <w:t>customer journey mapping</w:t>
      </w:r>
      <w:r w:rsidR="00DE439F">
        <w:rPr>
          <w:lang w:val="en-US"/>
        </w:rPr>
        <w:t>”</w:t>
      </w:r>
      <w:r w:rsidR="00B916B5">
        <w:rPr>
          <w:lang w:val="en-US"/>
        </w:rPr>
        <w:t xml:space="preserve"> </w:t>
      </w:r>
      <w:r>
        <w:rPr>
          <w:lang w:val="en-US"/>
        </w:rPr>
        <w:t>to assess how the benefits can reflect culture at an individual level</w:t>
      </w:r>
    </w:p>
    <w:p w14:paraId="70BD21D1" w14:textId="12216B52" w:rsidR="0045786E" w:rsidRPr="00E85956" w:rsidRDefault="00BD6278" w:rsidP="00E85956">
      <w:pPr>
        <w:pStyle w:val="ListParagraph"/>
        <w:numPr>
          <w:ilvl w:val="0"/>
          <w:numId w:val="4"/>
        </w:numPr>
        <w:rPr>
          <w:lang w:val="en-US"/>
        </w:rPr>
      </w:pPr>
      <w:r>
        <w:rPr>
          <w:lang w:val="en-US"/>
        </w:rPr>
        <w:lastRenderedPageBreak/>
        <w:t xml:space="preserve">Look for opportunities to drive </w:t>
      </w:r>
      <w:r w:rsidR="00E85956">
        <w:rPr>
          <w:lang w:val="en-US"/>
        </w:rPr>
        <w:t>greater differentiation</w:t>
      </w:r>
      <w:r>
        <w:rPr>
          <w:lang w:val="en-US"/>
        </w:rPr>
        <w:t xml:space="preserve"> through </w:t>
      </w:r>
      <w:r w:rsidR="00BE34C3">
        <w:rPr>
          <w:lang w:val="en-US"/>
        </w:rPr>
        <w:t xml:space="preserve">ongoing refinement of </w:t>
      </w:r>
      <w:r w:rsidR="0045786E">
        <w:rPr>
          <w:lang w:val="en-US"/>
        </w:rPr>
        <w:t xml:space="preserve">your communications </w:t>
      </w:r>
      <w:r>
        <w:rPr>
          <w:lang w:val="en-US"/>
        </w:rPr>
        <w:t xml:space="preserve">plans </w:t>
      </w:r>
      <w:r w:rsidR="0045786E">
        <w:rPr>
          <w:lang w:val="en-US"/>
        </w:rPr>
        <w:t>and benefits offerings</w:t>
      </w:r>
      <w:r>
        <w:rPr>
          <w:lang w:val="en-US"/>
        </w:rPr>
        <w:t xml:space="preserve">, </w:t>
      </w:r>
      <w:r w:rsidR="00E85956">
        <w:rPr>
          <w:lang w:val="en-US"/>
        </w:rPr>
        <w:t xml:space="preserve">bringing greater </w:t>
      </w:r>
      <w:r w:rsidR="0045786E">
        <w:rPr>
          <w:lang w:val="en-US"/>
        </w:rPr>
        <w:t xml:space="preserve">precision </w:t>
      </w:r>
      <w:r w:rsidR="00E85956">
        <w:rPr>
          <w:lang w:val="en-US"/>
        </w:rPr>
        <w:t xml:space="preserve">in reflecting </w:t>
      </w:r>
      <w:r w:rsidR="0045786E">
        <w:rPr>
          <w:lang w:val="en-US"/>
        </w:rPr>
        <w:t xml:space="preserve">what makes your culture </w:t>
      </w:r>
      <w:r w:rsidR="00BE34C3">
        <w:rPr>
          <w:lang w:val="en-US"/>
        </w:rPr>
        <w:t xml:space="preserve">unique </w:t>
      </w:r>
      <w:r w:rsidR="0045786E">
        <w:rPr>
          <w:lang w:val="en-US"/>
        </w:rPr>
        <w:t>in the industry</w:t>
      </w:r>
      <w:r>
        <w:rPr>
          <w:lang w:val="en-US"/>
        </w:rPr>
        <w:t>.</w:t>
      </w:r>
    </w:p>
    <w:p w14:paraId="4DA9F339" w14:textId="77777777" w:rsidR="0045786E" w:rsidRDefault="0045786E" w:rsidP="0045786E">
      <w:pPr>
        <w:pStyle w:val="ListParagraph"/>
        <w:rPr>
          <w:lang w:val="en-US"/>
        </w:rPr>
      </w:pPr>
    </w:p>
    <w:p w14:paraId="1F2C298B" w14:textId="06137156" w:rsidR="00127332" w:rsidRDefault="00127332">
      <w:pPr>
        <w:rPr>
          <w:lang w:val="en-US"/>
        </w:rPr>
      </w:pPr>
    </w:p>
    <w:p w14:paraId="631A59E3" w14:textId="1BCC3514" w:rsidR="00C92C03" w:rsidRDefault="00C92C03" w:rsidP="009615C9">
      <w:pPr>
        <w:pStyle w:val="Heading1"/>
        <w:numPr>
          <w:ilvl w:val="0"/>
          <w:numId w:val="12"/>
        </w:numPr>
        <w:rPr>
          <w:lang w:val="en-US"/>
        </w:rPr>
      </w:pPr>
      <w:bookmarkStart w:id="119" w:name="_Toc104822333"/>
      <w:r>
        <w:rPr>
          <w:lang w:val="en-US"/>
        </w:rPr>
        <w:t>Getting Involved in Strategy Development &amp; Decision-Making</w:t>
      </w:r>
      <w:bookmarkEnd w:id="119"/>
    </w:p>
    <w:p w14:paraId="257AA398" w14:textId="3CEDFE87" w:rsidR="000B7E4F" w:rsidRDefault="000B7E4F" w:rsidP="00C92C03">
      <w:pPr>
        <w:pStyle w:val="ListParagraph"/>
        <w:rPr>
          <w:lang w:val="en-US"/>
        </w:rPr>
      </w:pPr>
    </w:p>
    <w:p w14:paraId="4E74B64C" w14:textId="1B1F93ED" w:rsidR="00C92C03" w:rsidRPr="009615C9" w:rsidRDefault="00C92C03" w:rsidP="00C92C03">
      <w:pPr>
        <w:pStyle w:val="ListParagraph"/>
        <w:rPr>
          <w:b/>
          <w:bCs/>
          <w:lang w:val="en-US"/>
        </w:rPr>
      </w:pPr>
      <w:r w:rsidRPr="009615C9">
        <w:rPr>
          <w:b/>
          <w:bCs/>
          <w:lang w:val="en-US"/>
        </w:rPr>
        <w:t>Low</w:t>
      </w:r>
    </w:p>
    <w:p w14:paraId="4CAD2E9E" w14:textId="77777777" w:rsidR="004745CB" w:rsidRDefault="004745CB" w:rsidP="00C92C03">
      <w:pPr>
        <w:pStyle w:val="ListParagraph"/>
        <w:rPr>
          <w:lang w:val="en-US"/>
        </w:rPr>
      </w:pPr>
    </w:p>
    <w:p w14:paraId="250B596C" w14:textId="005EEF66" w:rsidR="00EE6B96" w:rsidRDefault="00490827" w:rsidP="004F0B3E">
      <w:pPr>
        <w:pStyle w:val="ListParagraph"/>
        <w:rPr>
          <w:rFonts w:ascii="Calibri" w:eastAsia="Times New Roman" w:hAnsi="Calibri" w:cs="Calibri"/>
          <w:color w:val="000000"/>
          <w:lang w:eastAsia="en-GB"/>
        </w:rPr>
      </w:pPr>
      <w:r>
        <w:rPr>
          <w:lang w:val="en-US"/>
        </w:rPr>
        <w:t xml:space="preserve">You have limited involvement in HR strategy development. </w:t>
      </w:r>
      <w:r w:rsidR="00264409">
        <w:rPr>
          <w:lang w:val="en-US"/>
        </w:rPr>
        <w:t xml:space="preserve">HR leaders typically want the benefits team to increase their involvement in HR decision-making and </w:t>
      </w:r>
      <w:r w:rsidR="0057757E">
        <w:rPr>
          <w:lang w:val="en-US"/>
        </w:rPr>
        <w:t xml:space="preserve">play a greater role in </w:t>
      </w:r>
      <w:r w:rsidR="00037DB1">
        <w:rPr>
          <w:lang w:val="en-US"/>
        </w:rPr>
        <w:t>employee recruitment, retention, and remuneration strategy</w:t>
      </w:r>
      <w:r w:rsidR="0057757E">
        <w:rPr>
          <w:lang w:val="en-US"/>
        </w:rPr>
        <w:t>.</w:t>
      </w:r>
      <w:r w:rsidR="004F0B3E" w:rsidRPr="004F0B3E">
        <w:t xml:space="preserve"> </w:t>
      </w:r>
      <w:r w:rsidR="004F0B3E">
        <w:t xml:space="preserve">Benefits leaders and HR leaders agree that </w:t>
      </w:r>
      <w:r w:rsidR="004F0B3E" w:rsidRPr="00890767">
        <w:rPr>
          <w:rFonts w:ascii="Calibri" w:eastAsia="Times New Roman" w:hAnsi="Calibri" w:cs="Calibri"/>
          <w:color w:val="000000"/>
          <w:lang w:eastAsia="en-GB"/>
        </w:rPr>
        <w:t xml:space="preserve">there is </w:t>
      </w:r>
      <w:commentRangeStart w:id="120"/>
      <w:r w:rsidR="004F0B3E" w:rsidRPr="00890767">
        <w:rPr>
          <w:rFonts w:ascii="Calibri" w:eastAsia="Times New Roman" w:hAnsi="Calibri" w:cs="Calibri"/>
          <w:color w:val="000000"/>
          <w:lang w:eastAsia="en-GB"/>
        </w:rPr>
        <w:t xml:space="preserve">more requirement for </w:t>
      </w:r>
      <w:ins w:id="121" w:author="Mr John Willmott" w:date="2022-06-10T11:53:00Z">
        <w:r w:rsidR="00F13340">
          <w:rPr>
            <w:rFonts w:ascii="Calibri" w:eastAsia="Times New Roman" w:hAnsi="Calibri" w:cs="Calibri"/>
            <w:color w:val="000000"/>
            <w:lang w:eastAsia="en-GB"/>
          </w:rPr>
          <w:t>b</w:t>
        </w:r>
      </w:ins>
      <w:del w:id="122" w:author="Mr John Willmott" w:date="2022-06-10T11:53:00Z">
        <w:r w:rsidR="004F0B3E" w:rsidDel="00F13340">
          <w:rPr>
            <w:rFonts w:ascii="Calibri" w:eastAsia="Times New Roman" w:hAnsi="Calibri" w:cs="Calibri"/>
            <w:color w:val="000000"/>
            <w:lang w:eastAsia="en-GB"/>
          </w:rPr>
          <w:delText>B</w:delText>
        </w:r>
      </w:del>
      <w:r w:rsidR="004F0B3E">
        <w:rPr>
          <w:rFonts w:ascii="Calibri" w:eastAsia="Times New Roman" w:hAnsi="Calibri" w:cs="Calibri"/>
          <w:color w:val="000000"/>
          <w:lang w:eastAsia="en-GB"/>
        </w:rPr>
        <w:t xml:space="preserve">enefits leaders to be more </w:t>
      </w:r>
      <w:r w:rsidR="004F0B3E" w:rsidRPr="00890767">
        <w:rPr>
          <w:rFonts w:ascii="Calibri" w:eastAsia="Times New Roman" w:hAnsi="Calibri" w:cs="Calibri"/>
          <w:color w:val="000000"/>
          <w:lang w:eastAsia="en-GB"/>
        </w:rPr>
        <w:t>involv</w:t>
      </w:r>
      <w:r w:rsidR="004F0B3E">
        <w:rPr>
          <w:rFonts w:ascii="Calibri" w:eastAsia="Times New Roman" w:hAnsi="Calibri" w:cs="Calibri"/>
          <w:color w:val="000000"/>
          <w:lang w:eastAsia="en-GB"/>
        </w:rPr>
        <w:t>ed</w:t>
      </w:r>
      <w:r w:rsidR="004F0B3E" w:rsidRPr="00890767">
        <w:rPr>
          <w:rFonts w:ascii="Calibri" w:eastAsia="Times New Roman" w:hAnsi="Calibri" w:cs="Calibri"/>
          <w:color w:val="000000"/>
          <w:lang w:eastAsia="en-GB"/>
        </w:rPr>
        <w:t xml:space="preserve"> in HR </w:t>
      </w:r>
      <w:r w:rsidR="004F0B3E">
        <w:rPr>
          <w:rFonts w:ascii="Calibri" w:eastAsia="Times New Roman" w:hAnsi="Calibri" w:cs="Calibri"/>
          <w:color w:val="000000"/>
          <w:lang w:eastAsia="en-GB"/>
        </w:rPr>
        <w:t xml:space="preserve">strategy. </w:t>
      </w:r>
      <w:commentRangeEnd w:id="120"/>
      <w:r w:rsidR="006421B0">
        <w:rPr>
          <w:rStyle w:val="CommentReference"/>
        </w:rPr>
        <w:commentReference w:id="120"/>
      </w:r>
      <w:ins w:id="123" w:author="Elizabeth Rennie" w:date="2022-06-08T15:05:00Z">
        <w:r w:rsidR="007548F7">
          <w:rPr>
            <w:rFonts w:ascii="Calibri" w:eastAsia="Times New Roman" w:hAnsi="Calibri" w:cs="Calibri"/>
            <w:color w:val="000000"/>
            <w:lang w:eastAsia="en-GB"/>
          </w:rPr>
          <w:t>Currently</w:t>
        </w:r>
      </w:ins>
      <w:ins w:id="124" w:author="Mr John Willmott" w:date="2022-06-10T12:02:00Z">
        <w:r w:rsidR="00DE439F">
          <w:rPr>
            <w:rFonts w:ascii="Calibri" w:eastAsia="Times New Roman" w:hAnsi="Calibri" w:cs="Calibri"/>
            <w:color w:val="000000"/>
            <w:lang w:eastAsia="en-GB"/>
          </w:rPr>
          <w:t>,</w:t>
        </w:r>
      </w:ins>
      <w:ins w:id="125" w:author="Elizabeth Rennie" w:date="2022-06-08T15:05:00Z">
        <w:r w:rsidR="007548F7">
          <w:rPr>
            <w:rFonts w:ascii="Calibri" w:eastAsia="Times New Roman" w:hAnsi="Calibri" w:cs="Calibri"/>
            <w:color w:val="000000"/>
            <w:lang w:eastAsia="en-GB"/>
          </w:rPr>
          <w:t xml:space="preserve"> onl</w:t>
        </w:r>
      </w:ins>
      <w:ins w:id="126" w:author="Elizabeth Rennie" w:date="2022-06-08T15:06:00Z">
        <w:r w:rsidR="007548F7">
          <w:rPr>
            <w:rFonts w:ascii="Calibri" w:eastAsia="Times New Roman" w:hAnsi="Calibri" w:cs="Calibri"/>
            <w:color w:val="000000"/>
            <w:lang w:eastAsia="en-GB"/>
          </w:rPr>
          <w:t xml:space="preserve">y 38% of </w:t>
        </w:r>
      </w:ins>
      <w:ins w:id="127" w:author="Elizabeth Rennie" w:date="2022-06-08T15:05:00Z">
        <w:r w:rsidR="007548F7">
          <w:rPr>
            <w:rFonts w:ascii="Calibri" w:eastAsia="Times New Roman" w:hAnsi="Calibri" w:cs="Calibri"/>
            <w:color w:val="000000"/>
            <w:lang w:eastAsia="en-GB"/>
          </w:rPr>
          <w:t xml:space="preserve">benefits leaders </w:t>
        </w:r>
        <w:del w:id="128" w:author="Mr John Willmott" w:date="2022-06-10T11:53:00Z">
          <w:r w:rsidR="007548F7" w:rsidDel="00F13340">
            <w:rPr>
              <w:rFonts w:ascii="Calibri" w:eastAsia="Times New Roman" w:hAnsi="Calibri" w:cs="Calibri"/>
              <w:color w:val="000000"/>
              <w:lang w:eastAsia="en-GB"/>
            </w:rPr>
            <w:delText>suggested that</w:delText>
          </w:r>
        </w:del>
      </w:ins>
      <w:ins w:id="129" w:author="Mr John Willmott" w:date="2022-06-10T11:53:00Z">
        <w:r w:rsidR="00F13340">
          <w:rPr>
            <w:rFonts w:ascii="Calibri" w:eastAsia="Times New Roman" w:hAnsi="Calibri" w:cs="Calibri"/>
            <w:color w:val="000000"/>
            <w:lang w:eastAsia="en-GB"/>
          </w:rPr>
          <w:t>perceive</w:t>
        </w:r>
      </w:ins>
      <w:ins w:id="130" w:author="Elizabeth Rennie" w:date="2022-06-08T15:05:00Z">
        <w:r w:rsidR="007548F7">
          <w:rPr>
            <w:rFonts w:ascii="Calibri" w:eastAsia="Times New Roman" w:hAnsi="Calibri" w:cs="Calibri"/>
            <w:color w:val="000000"/>
            <w:lang w:eastAsia="en-GB"/>
          </w:rPr>
          <w:t xml:space="preserve"> </w:t>
        </w:r>
      </w:ins>
      <w:ins w:id="131" w:author="Elizabeth Rennie" w:date="2022-06-08T15:06:00Z">
        <w:r w:rsidR="007548F7">
          <w:rPr>
            <w:rFonts w:ascii="Calibri" w:eastAsia="Times New Roman" w:hAnsi="Calibri" w:cs="Calibri"/>
            <w:color w:val="000000"/>
            <w:lang w:eastAsia="en-GB"/>
          </w:rPr>
          <w:t xml:space="preserve">they </w:t>
        </w:r>
        <w:del w:id="132" w:author="Mr John Willmott" w:date="2022-06-10T11:54:00Z">
          <w:r w:rsidR="007548F7" w:rsidDel="00F13340">
            <w:rPr>
              <w:rFonts w:ascii="Calibri" w:eastAsia="Times New Roman" w:hAnsi="Calibri" w:cs="Calibri"/>
              <w:color w:val="000000"/>
              <w:lang w:eastAsia="en-GB"/>
            </w:rPr>
            <w:delText>were</w:delText>
          </w:r>
        </w:del>
      </w:ins>
      <w:ins w:id="133" w:author="Mr John Willmott" w:date="2022-06-10T11:54:00Z">
        <w:r w:rsidR="00F13340">
          <w:rPr>
            <w:rFonts w:ascii="Calibri" w:eastAsia="Times New Roman" w:hAnsi="Calibri" w:cs="Calibri"/>
            <w:color w:val="000000"/>
            <w:lang w:eastAsia="en-GB"/>
          </w:rPr>
          <w:t>are</w:t>
        </w:r>
      </w:ins>
      <w:ins w:id="134" w:author="Elizabeth Rennie" w:date="2022-06-08T15:06:00Z">
        <w:r w:rsidR="007548F7">
          <w:rPr>
            <w:rFonts w:ascii="Calibri" w:eastAsia="Times New Roman" w:hAnsi="Calibri" w:cs="Calibri"/>
            <w:color w:val="000000"/>
            <w:lang w:eastAsia="en-GB"/>
          </w:rPr>
          <w:t xml:space="preserve"> involved in strategy to a high extent, </w:t>
        </w:r>
        <w:del w:id="135" w:author="Mr John Willmott" w:date="2022-06-10T11:53:00Z">
          <w:r w:rsidR="007548F7" w:rsidDel="00F13340">
            <w:rPr>
              <w:rFonts w:ascii="Calibri" w:eastAsia="Times New Roman" w:hAnsi="Calibri" w:cs="Calibri"/>
              <w:color w:val="000000"/>
              <w:lang w:eastAsia="en-GB"/>
            </w:rPr>
            <w:delText>however</w:delText>
          </w:r>
        </w:del>
      </w:ins>
      <w:ins w:id="136" w:author="Mr John Willmott" w:date="2022-06-10T11:53:00Z">
        <w:r w:rsidR="00F13340">
          <w:rPr>
            <w:rFonts w:ascii="Calibri" w:eastAsia="Times New Roman" w:hAnsi="Calibri" w:cs="Calibri"/>
            <w:color w:val="000000"/>
            <w:lang w:eastAsia="en-GB"/>
          </w:rPr>
          <w:t>though</w:t>
        </w:r>
      </w:ins>
      <w:ins w:id="137" w:author="Elizabeth Rennie" w:date="2022-06-08T15:06:00Z">
        <w:r w:rsidR="007548F7">
          <w:rPr>
            <w:rFonts w:ascii="Calibri" w:eastAsia="Times New Roman" w:hAnsi="Calibri" w:cs="Calibri"/>
            <w:color w:val="000000"/>
            <w:lang w:eastAsia="en-GB"/>
          </w:rPr>
          <w:t xml:space="preserve"> 86% of benefits leaders </w:t>
        </w:r>
        <w:del w:id="138" w:author="Mr John Willmott" w:date="2022-06-10T11:54:00Z">
          <w:r w:rsidR="007548F7" w:rsidDel="00F13340">
            <w:rPr>
              <w:rFonts w:ascii="Calibri" w:eastAsia="Times New Roman" w:hAnsi="Calibri" w:cs="Calibri"/>
              <w:color w:val="000000"/>
              <w:lang w:eastAsia="en-GB"/>
            </w:rPr>
            <w:delText>suggested</w:delText>
          </w:r>
        </w:del>
      </w:ins>
      <w:ins w:id="139" w:author="Mr John Willmott" w:date="2022-06-10T11:54:00Z">
        <w:r w:rsidR="00F13340">
          <w:rPr>
            <w:rFonts w:ascii="Calibri" w:eastAsia="Times New Roman" w:hAnsi="Calibri" w:cs="Calibri"/>
            <w:color w:val="000000"/>
            <w:lang w:eastAsia="en-GB"/>
          </w:rPr>
          <w:t>perceive</w:t>
        </w:r>
      </w:ins>
      <w:ins w:id="140" w:author="Elizabeth Rennie" w:date="2022-06-08T15:06:00Z">
        <w:r w:rsidR="007548F7">
          <w:rPr>
            <w:rFonts w:ascii="Calibri" w:eastAsia="Times New Roman" w:hAnsi="Calibri" w:cs="Calibri"/>
            <w:color w:val="000000"/>
            <w:lang w:eastAsia="en-GB"/>
          </w:rPr>
          <w:t xml:space="preserve"> they need</w:t>
        </w:r>
        <w:del w:id="141" w:author="Mr John Willmott" w:date="2022-06-10T11:54:00Z">
          <w:r w:rsidR="007548F7" w:rsidDel="00F13340">
            <w:rPr>
              <w:rFonts w:ascii="Calibri" w:eastAsia="Times New Roman" w:hAnsi="Calibri" w:cs="Calibri"/>
              <w:color w:val="000000"/>
              <w:lang w:eastAsia="en-GB"/>
            </w:rPr>
            <w:delText>ed</w:delText>
          </w:r>
        </w:del>
        <w:r w:rsidR="007548F7">
          <w:rPr>
            <w:rFonts w:ascii="Calibri" w:eastAsia="Times New Roman" w:hAnsi="Calibri" w:cs="Calibri"/>
            <w:color w:val="000000"/>
            <w:lang w:eastAsia="en-GB"/>
          </w:rPr>
          <w:t xml:space="preserve"> to be involved in strategy to a high extent.</w:t>
        </w:r>
        <w:del w:id="142" w:author="Mr John Willmott" w:date="2022-06-10T11:54:00Z">
          <w:r w:rsidR="007548F7" w:rsidDel="00F13340">
            <w:rPr>
              <w:rFonts w:ascii="Calibri" w:eastAsia="Times New Roman" w:hAnsi="Calibri" w:cs="Calibri"/>
              <w:color w:val="000000"/>
              <w:lang w:eastAsia="en-GB"/>
            </w:rPr>
            <w:delText xml:space="preserve"> </w:delText>
          </w:r>
        </w:del>
      </w:ins>
    </w:p>
    <w:p w14:paraId="79CFB70C" w14:textId="77777777" w:rsidR="00EE6B96" w:rsidRDefault="00EE6B96" w:rsidP="004F0B3E">
      <w:pPr>
        <w:pStyle w:val="ListParagraph"/>
        <w:rPr>
          <w:rFonts w:ascii="Calibri" w:eastAsia="Times New Roman" w:hAnsi="Calibri" w:cs="Calibri"/>
          <w:color w:val="000000"/>
          <w:lang w:eastAsia="en-GB"/>
        </w:rPr>
      </w:pPr>
    </w:p>
    <w:p w14:paraId="18372525" w14:textId="72FEEF09" w:rsidR="0057757E" w:rsidRDefault="0057757E" w:rsidP="00C92C03">
      <w:pPr>
        <w:pStyle w:val="ListParagraph"/>
        <w:rPr>
          <w:lang w:val="en-US"/>
        </w:rPr>
      </w:pPr>
      <w:r>
        <w:rPr>
          <w:lang w:val="en-US"/>
        </w:rPr>
        <w:t xml:space="preserve">In particular, HR leaders would like the benefits team to show how benefits are </w:t>
      </w:r>
      <w:r w:rsidR="00EE6B96">
        <w:rPr>
          <w:lang w:val="en-US"/>
        </w:rPr>
        <w:t xml:space="preserve">supporting HR strategic plans </w:t>
      </w:r>
      <w:r>
        <w:rPr>
          <w:lang w:val="en-US"/>
        </w:rPr>
        <w:t xml:space="preserve">and </w:t>
      </w:r>
      <w:r w:rsidR="00EE6B96">
        <w:rPr>
          <w:lang w:val="en-US"/>
        </w:rPr>
        <w:t xml:space="preserve">propose improvements </w:t>
      </w:r>
      <w:r>
        <w:rPr>
          <w:lang w:val="en-US"/>
        </w:rPr>
        <w:t xml:space="preserve">to </w:t>
      </w:r>
      <w:r w:rsidR="00EE6B96">
        <w:rPr>
          <w:lang w:val="en-US"/>
        </w:rPr>
        <w:t xml:space="preserve">help advance </w:t>
      </w:r>
      <w:r w:rsidR="009B0AB4">
        <w:rPr>
          <w:lang w:val="en-US"/>
        </w:rPr>
        <w:t>strategic objectives</w:t>
      </w:r>
      <w:r w:rsidR="00EE6B96">
        <w:rPr>
          <w:lang w:val="en-US"/>
        </w:rPr>
        <w:t>.</w:t>
      </w:r>
    </w:p>
    <w:p w14:paraId="7EE62044" w14:textId="0897DEEA" w:rsidR="001C444D" w:rsidRDefault="001C444D" w:rsidP="00C92C03">
      <w:pPr>
        <w:pStyle w:val="ListParagraph"/>
        <w:rPr>
          <w:lang w:val="en-US"/>
        </w:rPr>
      </w:pPr>
    </w:p>
    <w:p w14:paraId="02383438" w14:textId="542BC8F3" w:rsidR="001C444D" w:rsidRDefault="001C444D" w:rsidP="001C444D">
      <w:pPr>
        <w:pStyle w:val="ListParagraph"/>
        <w:rPr>
          <w:lang w:val="en-US"/>
        </w:rPr>
      </w:pPr>
      <w:r>
        <w:rPr>
          <w:lang w:val="en-US"/>
        </w:rPr>
        <w:t xml:space="preserve">Activities that could be undertaken to increase the role </w:t>
      </w:r>
      <w:r w:rsidR="0085781E">
        <w:rPr>
          <w:lang w:val="en-US"/>
        </w:rPr>
        <w:t xml:space="preserve">the </w:t>
      </w:r>
      <w:r>
        <w:rPr>
          <w:lang w:val="en-US"/>
        </w:rPr>
        <w:t xml:space="preserve">Benefits </w:t>
      </w:r>
      <w:r w:rsidR="0085781E">
        <w:rPr>
          <w:lang w:val="en-US"/>
        </w:rPr>
        <w:t xml:space="preserve">function </w:t>
      </w:r>
      <w:r>
        <w:rPr>
          <w:lang w:val="en-US"/>
        </w:rPr>
        <w:t xml:space="preserve">plays in strategy development and </w:t>
      </w:r>
      <w:r w:rsidR="00037DB1">
        <w:rPr>
          <w:lang w:val="en-US"/>
        </w:rPr>
        <w:t>decision-</w:t>
      </w:r>
      <w:r>
        <w:rPr>
          <w:lang w:val="en-US"/>
        </w:rPr>
        <w:t xml:space="preserve">making include: </w:t>
      </w:r>
    </w:p>
    <w:p w14:paraId="454F6D08" w14:textId="1D6524F7" w:rsidR="001C444D" w:rsidRDefault="001C444D" w:rsidP="00C92C03">
      <w:pPr>
        <w:pStyle w:val="ListParagraph"/>
        <w:rPr>
          <w:lang w:val="en-US"/>
        </w:rPr>
      </w:pPr>
    </w:p>
    <w:p w14:paraId="578B0632" w14:textId="28308A18" w:rsidR="001C444D" w:rsidRDefault="001C444D" w:rsidP="001C444D">
      <w:pPr>
        <w:pStyle w:val="ListParagraph"/>
        <w:numPr>
          <w:ilvl w:val="0"/>
          <w:numId w:val="4"/>
        </w:numPr>
        <w:rPr>
          <w:lang w:val="en-US"/>
        </w:rPr>
      </w:pPr>
      <w:r>
        <w:rPr>
          <w:lang w:val="en-US"/>
        </w:rPr>
        <w:t>Establish a cadence of regular review meetings with HR to discuss the HR strateg</w:t>
      </w:r>
      <w:r w:rsidR="0085781E">
        <w:rPr>
          <w:lang w:val="en-US"/>
        </w:rPr>
        <w:t>y and corporate strategic</w:t>
      </w:r>
      <w:r>
        <w:rPr>
          <w:lang w:val="en-US"/>
        </w:rPr>
        <w:t xml:space="preserve"> </w:t>
      </w:r>
      <w:r w:rsidR="0085781E">
        <w:rPr>
          <w:lang w:val="en-US"/>
        </w:rPr>
        <w:t xml:space="preserve">objectives </w:t>
      </w:r>
      <w:r>
        <w:rPr>
          <w:lang w:val="en-US"/>
        </w:rPr>
        <w:t xml:space="preserve">and how </w:t>
      </w:r>
      <w:r w:rsidR="0085781E">
        <w:rPr>
          <w:lang w:val="en-US"/>
        </w:rPr>
        <w:t xml:space="preserve">this </w:t>
      </w:r>
      <w:r>
        <w:rPr>
          <w:lang w:val="en-US"/>
        </w:rPr>
        <w:t>is being delivered upon</w:t>
      </w:r>
      <w:r w:rsidR="0085781E">
        <w:rPr>
          <w:lang w:val="en-US"/>
        </w:rPr>
        <w:t xml:space="preserve"> and measured</w:t>
      </w:r>
    </w:p>
    <w:p w14:paraId="692E871B" w14:textId="17E52A46" w:rsidR="0085781E" w:rsidRDefault="0085781E" w:rsidP="001C444D">
      <w:pPr>
        <w:pStyle w:val="ListParagraph"/>
        <w:numPr>
          <w:ilvl w:val="0"/>
          <w:numId w:val="4"/>
        </w:numPr>
        <w:rPr>
          <w:lang w:val="en-US"/>
        </w:rPr>
      </w:pPr>
      <w:r>
        <w:rPr>
          <w:lang w:val="en-US"/>
        </w:rPr>
        <w:t xml:space="preserve">Discuss who </w:t>
      </w:r>
      <w:r w:rsidR="00DE439F">
        <w:rPr>
          <w:lang w:val="en-US"/>
        </w:rPr>
        <w:t>“</w:t>
      </w:r>
      <w:r>
        <w:rPr>
          <w:lang w:val="en-US"/>
        </w:rPr>
        <w:t>owns</w:t>
      </w:r>
      <w:r w:rsidR="00DE439F">
        <w:rPr>
          <w:lang w:val="en-US"/>
        </w:rPr>
        <w:t>”</w:t>
      </w:r>
      <w:r w:rsidR="00B916B5">
        <w:rPr>
          <w:lang w:val="en-US"/>
        </w:rPr>
        <w:t xml:space="preserve"> </w:t>
      </w:r>
      <w:r w:rsidR="00EE6B96">
        <w:rPr>
          <w:lang w:val="en-US"/>
        </w:rPr>
        <w:t xml:space="preserve">which part of </w:t>
      </w:r>
      <w:r>
        <w:rPr>
          <w:lang w:val="en-US"/>
        </w:rPr>
        <w:t>the strategy and what role the benefits team could play</w:t>
      </w:r>
      <w:r w:rsidR="00EE6B96">
        <w:rPr>
          <w:lang w:val="en-US"/>
        </w:rPr>
        <w:t xml:space="preserve"> </w:t>
      </w:r>
      <w:r w:rsidR="00B916B5">
        <w:rPr>
          <w:lang w:val="en-US"/>
        </w:rPr>
        <w:t xml:space="preserve">in </w:t>
      </w:r>
      <w:r w:rsidR="00EE6B96">
        <w:rPr>
          <w:lang w:val="en-US"/>
        </w:rPr>
        <w:t>each of its elements</w:t>
      </w:r>
    </w:p>
    <w:p w14:paraId="36CE04F6" w14:textId="492315DB" w:rsidR="00EE6B96" w:rsidRDefault="00EE6B96" w:rsidP="001C444D">
      <w:pPr>
        <w:pStyle w:val="ListParagraph"/>
        <w:numPr>
          <w:ilvl w:val="0"/>
          <w:numId w:val="4"/>
        </w:numPr>
        <w:rPr>
          <w:lang w:val="en-US"/>
        </w:rPr>
      </w:pPr>
      <w:r>
        <w:rPr>
          <w:lang w:val="en-US"/>
        </w:rPr>
        <w:t xml:space="preserve">Review what data is used </w:t>
      </w:r>
      <w:r w:rsidR="00490827">
        <w:rPr>
          <w:lang w:val="en-US"/>
        </w:rPr>
        <w:t>to evaluate performance and take time to understand wider HR KPIs</w:t>
      </w:r>
    </w:p>
    <w:p w14:paraId="6056D703" w14:textId="62C328B8" w:rsidR="001C444D" w:rsidRDefault="001C444D" w:rsidP="001C444D">
      <w:pPr>
        <w:pStyle w:val="ListParagraph"/>
        <w:numPr>
          <w:ilvl w:val="0"/>
          <w:numId w:val="4"/>
        </w:numPr>
        <w:rPr>
          <w:lang w:val="en-US"/>
        </w:rPr>
      </w:pPr>
      <w:r>
        <w:rPr>
          <w:lang w:val="en-US"/>
        </w:rPr>
        <w:t xml:space="preserve">Look for opportunities to get feedback from employees on the eNPS and which benefits </w:t>
      </w:r>
      <w:r w:rsidR="00EE6B96">
        <w:rPr>
          <w:lang w:val="en-US"/>
        </w:rPr>
        <w:t>c</w:t>
      </w:r>
      <w:r>
        <w:rPr>
          <w:lang w:val="en-US"/>
        </w:rPr>
        <w:t xml:space="preserve">ould </w:t>
      </w:r>
      <w:r w:rsidR="00EE6B96">
        <w:rPr>
          <w:lang w:val="en-US"/>
        </w:rPr>
        <w:t xml:space="preserve">help increase </w:t>
      </w:r>
      <w:r>
        <w:rPr>
          <w:lang w:val="en-US"/>
        </w:rPr>
        <w:t>this</w:t>
      </w:r>
    </w:p>
    <w:p w14:paraId="158129CE" w14:textId="1C27EE76" w:rsidR="0085781E" w:rsidRPr="0085781E" w:rsidRDefault="0085781E" w:rsidP="0085781E">
      <w:pPr>
        <w:pStyle w:val="ListParagraph"/>
        <w:numPr>
          <w:ilvl w:val="0"/>
          <w:numId w:val="4"/>
        </w:numPr>
        <w:rPr>
          <w:lang w:val="en-US"/>
        </w:rPr>
      </w:pPr>
      <w:r w:rsidRPr="0085781E">
        <w:rPr>
          <w:lang w:val="en-US"/>
        </w:rPr>
        <w:t>Get involved in recruitment and retention discussions</w:t>
      </w:r>
      <w:r w:rsidR="000C1117">
        <w:rPr>
          <w:lang w:val="en-US"/>
        </w:rPr>
        <w:t xml:space="preserve"> and discuss how benefits can help</w:t>
      </w:r>
      <w:r w:rsidR="00037DB1">
        <w:rPr>
          <w:lang w:val="en-US"/>
        </w:rPr>
        <w:t>. C</w:t>
      </w:r>
      <w:r w:rsidR="000C1117">
        <w:rPr>
          <w:lang w:val="en-US"/>
        </w:rPr>
        <w:t>onsider adding benefits questions in employee exit interview</w:t>
      </w:r>
      <w:r w:rsidR="00037DB1">
        <w:rPr>
          <w:lang w:val="en-US"/>
        </w:rPr>
        <w:t>s</w:t>
      </w:r>
      <w:r w:rsidR="000C1117">
        <w:rPr>
          <w:lang w:val="en-US"/>
        </w:rPr>
        <w:t>/survey</w:t>
      </w:r>
      <w:r w:rsidR="00037DB1">
        <w:rPr>
          <w:lang w:val="en-US"/>
        </w:rPr>
        <w:t>s</w:t>
      </w:r>
    </w:p>
    <w:p w14:paraId="172D9031" w14:textId="4AF52388" w:rsidR="0085781E" w:rsidRDefault="0085781E" w:rsidP="0085781E">
      <w:pPr>
        <w:pStyle w:val="ListParagraph"/>
        <w:numPr>
          <w:ilvl w:val="0"/>
          <w:numId w:val="4"/>
        </w:numPr>
        <w:rPr>
          <w:lang w:val="en-US"/>
        </w:rPr>
      </w:pPr>
      <w:r w:rsidRPr="0085781E">
        <w:rPr>
          <w:lang w:val="en-US"/>
        </w:rPr>
        <w:t xml:space="preserve">Play a greater role in employee experience and retention, and move the conversation to </w:t>
      </w:r>
      <w:r w:rsidR="00DE439F">
        <w:rPr>
          <w:lang w:val="en-US"/>
        </w:rPr>
        <w:t>“</w:t>
      </w:r>
      <w:r w:rsidRPr="0085781E">
        <w:rPr>
          <w:lang w:val="en-US"/>
        </w:rPr>
        <w:t>people</w:t>
      </w:r>
      <w:r w:rsidR="00DE439F">
        <w:rPr>
          <w:lang w:val="en-US"/>
        </w:rPr>
        <w:t>”</w:t>
      </w:r>
      <w:r w:rsidR="00B916B5" w:rsidRPr="0085781E">
        <w:rPr>
          <w:lang w:val="en-US"/>
        </w:rPr>
        <w:t xml:space="preserve"> </w:t>
      </w:r>
      <w:r>
        <w:rPr>
          <w:lang w:val="en-US"/>
        </w:rPr>
        <w:t xml:space="preserve">and participant </w:t>
      </w:r>
      <w:r w:rsidRPr="0085781E">
        <w:rPr>
          <w:lang w:val="en-US"/>
        </w:rPr>
        <w:t>experience</w:t>
      </w:r>
      <w:r>
        <w:rPr>
          <w:lang w:val="en-US"/>
        </w:rPr>
        <w:t>, acknowledging that employees can better focus on work if their families are also well supported</w:t>
      </w:r>
    </w:p>
    <w:p w14:paraId="1B6A65A7" w14:textId="291CF956" w:rsidR="0085781E" w:rsidRPr="0085781E" w:rsidRDefault="0085781E" w:rsidP="0085781E">
      <w:pPr>
        <w:pStyle w:val="ListParagraph"/>
        <w:numPr>
          <w:ilvl w:val="0"/>
          <w:numId w:val="4"/>
        </w:numPr>
        <w:rPr>
          <w:lang w:val="en-US"/>
        </w:rPr>
      </w:pPr>
      <w:r w:rsidRPr="0085781E">
        <w:rPr>
          <w:lang w:val="en-US"/>
        </w:rPr>
        <w:t xml:space="preserve">Take a broad role in benefits design, communications, and </w:t>
      </w:r>
      <w:r w:rsidR="00BD6456">
        <w:rPr>
          <w:lang w:val="en-US"/>
        </w:rPr>
        <w:t xml:space="preserve">its </w:t>
      </w:r>
      <w:r w:rsidRPr="0085781E">
        <w:rPr>
          <w:lang w:val="en-US"/>
        </w:rPr>
        <w:t>impact on lifestyle</w:t>
      </w:r>
      <w:r w:rsidR="00BD6456">
        <w:rPr>
          <w:lang w:val="en-US"/>
        </w:rPr>
        <w:t>.</w:t>
      </w:r>
    </w:p>
    <w:p w14:paraId="4C47E1AF" w14:textId="2802C7C4" w:rsidR="001C444D" w:rsidRDefault="001C444D" w:rsidP="00C92C03">
      <w:pPr>
        <w:pStyle w:val="ListParagraph"/>
        <w:rPr>
          <w:lang w:val="en-US"/>
        </w:rPr>
      </w:pPr>
    </w:p>
    <w:p w14:paraId="72D68AB7" w14:textId="392EEE9D" w:rsidR="00264409" w:rsidRDefault="00264409" w:rsidP="00C92C03">
      <w:pPr>
        <w:pStyle w:val="ListParagraph"/>
        <w:rPr>
          <w:lang w:val="en-US"/>
        </w:rPr>
      </w:pPr>
    </w:p>
    <w:p w14:paraId="4584D070" w14:textId="77777777" w:rsidR="00037DB1" w:rsidRDefault="00037DB1">
      <w:pPr>
        <w:rPr>
          <w:lang w:val="en-US"/>
        </w:rPr>
      </w:pPr>
      <w:r>
        <w:rPr>
          <w:lang w:val="en-US"/>
        </w:rPr>
        <w:br w:type="page"/>
      </w:r>
    </w:p>
    <w:p w14:paraId="1ABE93A8" w14:textId="0BFB5F54" w:rsidR="00C92C03" w:rsidRPr="009615C9" w:rsidRDefault="00C92C03" w:rsidP="00C92C03">
      <w:pPr>
        <w:pStyle w:val="ListParagraph"/>
        <w:rPr>
          <w:b/>
          <w:bCs/>
          <w:lang w:val="en-US"/>
        </w:rPr>
      </w:pPr>
      <w:r w:rsidRPr="009615C9">
        <w:rPr>
          <w:b/>
          <w:bCs/>
          <w:lang w:val="en-US"/>
        </w:rPr>
        <w:lastRenderedPageBreak/>
        <w:t>Medium</w:t>
      </w:r>
    </w:p>
    <w:p w14:paraId="67C790CC" w14:textId="77777777" w:rsidR="004745CB" w:rsidRDefault="004745CB" w:rsidP="009B0AB4">
      <w:pPr>
        <w:pStyle w:val="ListParagraph"/>
        <w:rPr>
          <w:lang w:val="en-US"/>
        </w:rPr>
      </w:pPr>
    </w:p>
    <w:p w14:paraId="2EBB89B7" w14:textId="6209F427" w:rsidR="009B0AB4" w:rsidRDefault="009B0AB4" w:rsidP="009B0AB4">
      <w:pPr>
        <w:pStyle w:val="ListParagraph"/>
        <w:rPr>
          <w:lang w:val="en-US"/>
        </w:rPr>
      </w:pPr>
      <w:r>
        <w:rPr>
          <w:lang w:val="en-US"/>
        </w:rPr>
        <w:t>You will typically be involved in HR strategy development</w:t>
      </w:r>
      <w:r w:rsidR="00037DB1">
        <w:rPr>
          <w:lang w:val="en-US"/>
        </w:rPr>
        <w:t>,</w:t>
      </w:r>
      <w:r>
        <w:rPr>
          <w:lang w:val="en-US"/>
        </w:rPr>
        <w:t xml:space="preserve"> including talent retention strategies. </w:t>
      </w:r>
      <w:r w:rsidR="00382711">
        <w:rPr>
          <w:lang w:val="en-US"/>
        </w:rPr>
        <w:t>H</w:t>
      </w:r>
      <w:r>
        <w:rPr>
          <w:lang w:val="en-US"/>
        </w:rPr>
        <w:t>owever</w:t>
      </w:r>
      <w:r w:rsidR="00382711">
        <w:rPr>
          <w:lang w:val="en-US"/>
        </w:rPr>
        <w:t>, there may be scope to increase your involvement with the wider HR department in HR strategy development and decision-making.</w:t>
      </w:r>
    </w:p>
    <w:p w14:paraId="1C3361E2" w14:textId="0E7B2BB9" w:rsidR="00C92C03" w:rsidRDefault="00C92C03" w:rsidP="00C92C03">
      <w:pPr>
        <w:pStyle w:val="ListParagraph"/>
        <w:rPr>
          <w:lang w:val="en-US"/>
        </w:rPr>
      </w:pPr>
    </w:p>
    <w:p w14:paraId="5D4BF37C" w14:textId="3EA57276" w:rsidR="00382711" w:rsidRDefault="00382711" w:rsidP="00382711">
      <w:pPr>
        <w:pStyle w:val="ListParagraph"/>
        <w:rPr>
          <w:lang w:val="en-US"/>
        </w:rPr>
      </w:pPr>
      <w:r>
        <w:rPr>
          <w:lang w:val="en-US"/>
        </w:rPr>
        <w:t>HR leaders typically want the benefits team to increase their involvement in HR decision-making and play a greater role in strategy around employee recruitment, retention, and remuneration.</w:t>
      </w:r>
      <w:r w:rsidR="00490827">
        <w:rPr>
          <w:lang w:val="en-US"/>
        </w:rPr>
        <w:t xml:space="preserve"> </w:t>
      </w:r>
      <w:r w:rsidR="00490827">
        <w:rPr>
          <w:rFonts w:ascii="Calibri" w:eastAsia="Times New Roman" w:hAnsi="Calibri" w:cs="Calibri"/>
          <w:color w:val="000000"/>
          <w:lang w:eastAsia="en-GB"/>
        </w:rPr>
        <w:t xml:space="preserve">Some benefits leaders have stated that they </w:t>
      </w:r>
      <w:r w:rsidR="00490827" w:rsidRPr="00383243">
        <w:rPr>
          <w:rFonts w:ascii="Calibri" w:eastAsia="Times New Roman" w:hAnsi="Calibri" w:cs="Calibri"/>
          <w:color w:val="000000"/>
          <w:lang w:eastAsia="en-GB"/>
        </w:rPr>
        <w:t>are now expected to carry out more strategic development with HR</w:t>
      </w:r>
      <w:r w:rsidR="00DE439F">
        <w:rPr>
          <w:rFonts w:ascii="Calibri" w:eastAsia="Times New Roman" w:hAnsi="Calibri" w:cs="Calibri"/>
          <w:color w:val="000000"/>
          <w:lang w:eastAsia="en-GB"/>
        </w:rPr>
        <w:t>. W</w:t>
      </w:r>
      <w:r w:rsidR="00490827">
        <w:rPr>
          <w:rFonts w:ascii="Calibri" w:eastAsia="Times New Roman" w:hAnsi="Calibri" w:cs="Calibri"/>
          <w:color w:val="000000"/>
          <w:lang w:eastAsia="en-GB"/>
        </w:rPr>
        <w:t>here before</w:t>
      </w:r>
      <w:r w:rsidR="00DE439F">
        <w:rPr>
          <w:rFonts w:ascii="Calibri" w:eastAsia="Times New Roman" w:hAnsi="Calibri" w:cs="Calibri"/>
          <w:color w:val="000000"/>
          <w:lang w:eastAsia="en-GB"/>
        </w:rPr>
        <w:t>,</w:t>
      </w:r>
      <w:r w:rsidR="00490827">
        <w:rPr>
          <w:rFonts w:ascii="Calibri" w:eastAsia="Times New Roman" w:hAnsi="Calibri" w:cs="Calibri"/>
          <w:color w:val="000000"/>
          <w:lang w:eastAsia="en-GB"/>
        </w:rPr>
        <w:t xml:space="preserve"> their </w:t>
      </w:r>
      <w:r w:rsidR="00490827" w:rsidRPr="00383243">
        <w:rPr>
          <w:rFonts w:ascii="Calibri" w:eastAsia="Times New Roman" w:hAnsi="Calibri" w:cs="Calibri"/>
          <w:color w:val="000000"/>
          <w:lang w:eastAsia="en-GB"/>
        </w:rPr>
        <w:t>planning horizon was annual</w:t>
      </w:r>
      <w:r w:rsidR="00490827">
        <w:rPr>
          <w:rFonts w:ascii="Calibri" w:eastAsia="Times New Roman" w:hAnsi="Calibri" w:cs="Calibri"/>
          <w:color w:val="000000"/>
          <w:lang w:eastAsia="en-GB"/>
        </w:rPr>
        <w:t>,</w:t>
      </w:r>
      <w:r w:rsidR="00490827" w:rsidRPr="00383243">
        <w:rPr>
          <w:rFonts w:ascii="Calibri" w:eastAsia="Times New Roman" w:hAnsi="Calibri" w:cs="Calibri"/>
          <w:color w:val="000000"/>
          <w:lang w:eastAsia="en-GB"/>
        </w:rPr>
        <w:t xml:space="preserve"> </w:t>
      </w:r>
      <w:r w:rsidR="00490827">
        <w:rPr>
          <w:rFonts w:ascii="Calibri" w:eastAsia="Times New Roman" w:hAnsi="Calibri" w:cs="Calibri"/>
          <w:color w:val="000000"/>
          <w:lang w:eastAsia="en-GB"/>
        </w:rPr>
        <w:t xml:space="preserve">they are </w:t>
      </w:r>
      <w:r w:rsidR="00DE439F">
        <w:rPr>
          <w:rFonts w:ascii="Calibri" w:eastAsia="Times New Roman" w:hAnsi="Calibri" w:cs="Calibri"/>
          <w:color w:val="000000"/>
          <w:lang w:eastAsia="en-GB"/>
        </w:rPr>
        <w:t xml:space="preserve">now </w:t>
      </w:r>
      <w:r w:rsidR="00490827">
        <w:rPr>
          <w:rFonts w:ascii="Calibri" w:eastAsia="Times New Roman" w:hAnsi="Calibri" w:cs="Calibri"/>
          <w:color w:val="000000"/>
          <w:lang w:eastAsia="en-GB"/>
        </w:rPr>
        <w:t xml:space="preserve">being asked to </w:t>
      </w:r>
      <w:r w:rsidR="00490827" w:rsidRPr="00383243">
        <w:rPr>
          <w:rFonts w:ascii="Calibri" w:eastAsia="Times New Roman" w:hAnsi="Calibri" w:cs="Calibri"/>
          <w:color w:val="000000"/>
          <w:lang w:eastAsia="en-GB"/>
        </w:rPr>
        <w:t xml:space="preserve">deliver </w:t>
      </w:r>
      <w:r w:rsidR="00490827">
        <w:rPr>
          <w:rFonts w:ascii="Calibri" w:eastAsia="Times New Roman" w:hAnsi="Calibri" w:cs="Calibri"/>
          <w:color w:val="000000"/>
          <w:lang w:eastAsia="en-GB"/>
        </w:rPr>
        <w:t xml:space="preserve">upon </w:t>
      </w:r>
      <w:r w:rsidR="00490827" w:rsidRPr="00383243">
        <w:rPr>
          <w:rFonts w:ascii="Calibri" w:eastAsia="Times New Roman" w:hAnsi="Calibri" w:cs="Calibri"/>
          <w:color w:val="000000"/>
          <w:lang w:eastAsia="en-GB"/>
        </w:rPr>
        <w:t xml:space="preserve">a </w:t>
      </w:r>
      <w:r w:rsidR="00490827">
        <w:rPr>
          <w:rFonts w:ascii="Calibri" w:eastAsia="Times New Roman" w:hAnsi="Calibri" w:cs="Calibri"/>
          <w:color w:val="000000"/>
          <w:lang w:eastAsia="en-GB"/>
        </w:rPr>
        <w:t>5-year</w:t>
      </w:r>
      <w:r w:rsidR="00490827" w:rsidRPr="00383243">
        <w:rPr>
          <w:rFonts w:ascii="Calibri" w:eastAsia="Times New Roman" w:hAnsi="Calibri" w:cs="Calibri"/>
          <w:color w:val="000000"/>
          <w:lang w:eastAsia="en-GB"/>
        </w:rPr>
        <w:t xml:space="preserve"> plan</w:t>
      </w:r>
      <w:r w:rsidR="00490827">
        <w:rPr>
          <w:rFonts w:ascii="Calibri" w:eastAsia="Times New Roman" w:hAnsi="Calibri" w:cs="Calibri"/>
          <w:color w:val="000000"/>
          <w:lang w:eastAsia="en-GB"/>
        </w:rPr>
        <w:t>.</w:t>
      </w:r>
    </w:p>
    <w:p w14:paraId="45C8B908" w14:textId="77777777" w:rsidR="00382711" w:rsidRDefault="00382711" w:rsidP="00382711">
      <w:pPr>
        <w:pStyle w:val="ListParagraph"/>
        <w:rPr>
          <w:lang w:val="en-US"/>
        </w:rPr>
      </w:pPr>
    </w:p>
    <w:p w14:paraId="7290D98F" w14:textId="58FAFA49" w:rsidR="0085781E" w:rsidRDefault="0085781E" w:rsidP="0085781E">
      <w:pPr>
        <w:pStyle w:val="ListParagraph"/>
        <w:rPr>
          <w:lang w:val="en-US"/>
        </w:rPr>
      </w:pPr>
      <w:r>
        <w:rPr>
          <w:lang w:val="en-US"/>
        </w:rPr>
        <w:t xml:space="preserve">Activities that could be undertaken to increase the role the Benefits function plays in strategy development and </w:t>
      </w:r>
      <w:r w:rsidR="00037DB1">
        <w:rPr>
          <w:lang w:val="en-US"/>
        </w:rPr>
        <w:t>decision-</w:t>
      </w:r>
      <w:r>
        <w:rPr>
          <w:lang w:val="en-US"/>
        </w:rPr>
        <w:t xml:space="preserve">making include: </w:t>
      </w:r>
    </w:p>
    <w:p w14:paraId="39F737D7" w14:textId="77777777" w:rsidR="0085781E" w:rsidRDefault="0085781E" w:rsidP="0085781E">
      <w:pPr>
        <w:pStyle w:val="ListParagraph"/>
        <w:rPr>
          <w:lang w:val="en-US"/>
        </w:rPr>
      </w:pPr>
    </w:p>
    <w:p w14:paraId="7031732D" w14:textId="649B0A12" w:rsidR="00EE6B96" w:rsidRPr="00EE6B96" w:rsidRDefault="0085781E" w:rsidP="00EE6B96">
      <w:pPr>
        <w:pStyle w:val="ListParagraph"/>
        <w:numPr>
          <w:ilvl w:val="0"/>
          <w:numId w:val="4"/>
        </w:numPr>
        <w:rPr>
          <w:lang w:val="en-US"/>
        </w:rPr>
      </w:pPr>
      <w:r w:rsidRPr="00EE6B96">
        <w:rPr>
          <w:lang w:val="en-US"/>
        </w:rPr>
        <w:t>Reassess the frequency of your review meetings with HR to discuss the HR strategy and corporate strategic objectiv</w:t>
      </w:r>
      <w:r w:rsidR="00EE6B96" w:rsidRPr="00EE6B96">
        <w:rPr>
          <w:lang w:val="en-US"/>
        </w:rPr>
        <w:t xml:space="preserve">es and consider </w:t>
      </w:r>
      <w:r w:rsidR="00EE6B96">
        <w:rPr>
          <w:lang w:val="en-US"/>
        </w:rPr>
        <w:t>i</w:t>
      </w:r>
      <w:r w:rsidR="00EE6B96" w:rsidRPr="00EE6B96">
        <w:rPr>
          <w:lang w:val="en-US"/>
        </w:rPr>
        <w:t>ncreas</w:t>
      </w:r>
      <w:r w:rsidR="00EE6B96">
        <w:rPr>
          <w:lang w:val="en-US"/>
        </w:rPr>
        <w:t>ing</w:t>
      </w:r>
      <w:r w:rsidR="00EE6B96" w:rsidRPr="00EE6B96">
        <w:rPr>
          <w:lang w:val="en-US"/>
        </w:rPr>
        <w:t xml:space="preserve"> </w:t>
      </w:r>
      <w:r w:rsidR="00B916B5">
        <w:rPr>
          <w:lang w:val="en-US"/>
        </w:rPr>
        <w:t xml:space="preserve">the </w:t>
      </w:r>
      <w:r w:rsidR="00EE6B96" w:rsidRPr="00EE6B96">
        <w:rPr>
          <w:lang w:val="en-US"/>
        </w:rPr>
        <w:t xml:space="preserve">frequency of knowledge </w:t>
      </w:r>
      <w:r w:rsidR="00EE6B96">
        <w:rPr>
          <w:lang w:val="en-US"/>
        </w:rPr>
        <w:t xml:space="preserve">and data </w:t>
      </w:r>
      <w:r w:rsidR="00EE6B96" w:rsidRPr="00EE6B96">
        <w:rPr>
          <w:lang w:val="en-US"/>
        </w:rPr>
        <w:t>sharing with HR</w:t>
      </w:r>
    </w:p>
    <w:p w14:paraId="5C25F45E" w14:textId="355D6692" w:rsidR="0085781E" w:rsidRDefault="0085781E" w:rsidP="0085781E">
      <w:pPr>
        <w:pStyle w:val="ListParagraph"/>
        <w:numPr>
          <w:ilvl w:val="0"/>
          <w:numId w:val="4"/>
        </w:numPr>
        <w:rPr>
          <w:lang w:val="en-US"/>
        </w:rPr>
      </w:pPr>
      <w:r>
        <w:rPr>
          <w:lang w:val="en-US"/>
        </w:rPr>
        <w:t>Discuss how strategy is being delivered upon</w:t>
      </w:r>
      <w:r w:rsidR="000C1117">
        <w:rPr>
          <w:lang w:val="en-US"/>
        </w:rPr>
        <w:t>, the progress made</w:t>
      </w:r>
      <w:r>
        <w:rPr>
          <w:lang w:val="en-US"/>
        </w:rPr>
        <w:t xml:space="preserve"> and whether the data points for measurement are adequate or could be improved</w:t>
      </w:r>
      <w:r w:rsidR="000C1117">
        <w:rPr>
          <w:lang w:val="en-US"/>
        </w:rPr>
        <w:t xml:space="preserve"> </w:t>
      </w:r>
    </w:p>
    <w:p w14:paraId="5F99B4BE" w14:textId="77777777" w:rsidR="0085781E" w:rsidRDefault="0085781E" w:rsidP="0085781E">
      <w:pPr>
        <w:pStyle w:val="ListParagraph"/>
        <w:numPr>
          <w:ilvl w:val="0"/>
          <w:numId w:val="4"/>
        </w:numPr>
        <w:rPr>
          <w:lang w:val="en-US"/>
        </w:rPr>
      </w:pPr>
      <w:r>
        <w:rPr>
          <w:lang w:val="en-US"/>
        </w:rPr>
        <w:t>Look for opportunities to get feedback from employees on the eNPS and which benefits would contribute to this</w:t>
      </w:r>
    </w:p>
    <w:p w14:paraId="4956FCC0" w14:textId="598A51EB" w:rsidR="003F6BCE" w:rsidRPr="0085781E" w:rsidRDefault="003F6BCE" w:rsidP="003F6BCE">
      <w:pPr>
        <w:pStyle w:val="ListParagraph"/>
        <w:numPr>
          <w:ilvl w:val="0"/>
          <w:numId w:val="4"/>
        </w:numPr>
        <w:rPr>
          <w:lang w:val="en-US"/>
        </w:rPr>
      </w:pPr>
      <w:r w:rsidRPr="0085781E">
        <w:rPr>
          <w:lang w:val="en-US"/>
        </w:rPr>
        <w:t>Get more involved in recruitment discussions</w:t>
      </w:r>
      <w:r>
        <w:rPr>
          <w:lang w:val="en-US"/>
        </w:rPr>
        <w:t xml:space="preserve"> and consider your </w:t>
      </w:r>
      <w:r w:rsidR="00B916B5">
        <w:rPr>
          <w:lang w:val="en-US"/>
        </w:rPr>
        <w:t>competition</w:t>
      </w:r>
      <w:r w:rsidR="00DE439F">
        <w:rPr>
          <w:lang w:val="en-US"/>
        </w:rPr>
        <w:t>’</w:t>
      </w:r>
      <w:r w:rsidR="00B916B5">
        <w:rPr>
          <w:lang w:val="en-US"/>
        </w:rPr>
        <w:t xml:space="preserve">s </w:t>
      </w:r>
      <w:r>
        <w:rPr>
          <w:lang w:val="en-US"/>
        </w:rPr>
        <w:t>offers for benefits and how you can differentiate your benefits</w:t>
      </w:r>
    </w:p>
    <w:p w14:paraId="292B3ED9" w14:textId="161E5422" w:rsidR="003F6BCE" w:rsidRPr="0085781E" w:rsidRDefault="003F6BCE" w:rsidP="003F6BCE">
      <w:pPr>
        <w:pStyle w:val="ListParagraph"/>
        <w:numPr>
          <w:ilvl w:val="0"/>
          <w:numId w:val="4"/>
        </w:numPr>
        <w:rPr>
          <w:lang w:val="en-US"/>
        </w:rPr>
      </w:pPr>
      <w:r w:rsidRPr="0085781E">
        <w:rPr>
          <w:lang w:val="en-US"/>
        </w:rPr>
        <w:t xml:space="preserve">Play a greater role in employee experience and retention, and move the conversation to </w:t>
      </w:r>
      <w:r w:rsidR="00DE439F">
        <w:rPr>
          <w:lang w:val="en-US"/>
        </w:rPr>
        <w:t>“</w:t>
      </w:r>
      <w:r w:rsidRPr="0085781E">
        <w:rPr>
          <w:lang w:val="en-US"/>
        </w:rPr>
        <w:t>people</w:t>
      </w:r>
      <w:r w:rsidR="00DE439F">
        <w:rPr>
          <w:lang w:val="en-US"/>
        </w:rPr>
        <w:t>”</w:t>
      </w:r>
      <w:r w:rsidR="00B916B5" w:rsidRPr="0085781E">
        <w:rPr>
          <w:lang w:val="en-US"/>
        </w:rPr>
        <w:t xml:space="preserve"> </w:t>
      </w:r>
      <w:r>
        <w:rPr>
          <w:lang w:val="en-US"/>
        </w:rPr>
        <w:t xml:space="preserve">and participant </w:t>
      </w:r>
      <w:r w:rsidRPr="0085781E">
        <w:rPr>
          <w:lang w:val="en-US"/>
        </w:rPr>
        <w:t>experience</w:t>
      </w:r>
      <w:r>
        <w:rPr>
          <w:lang w:val="en-US"/>
        </w:rPr>
        <w:t>, acknowledging that employees can better focus on work if their families are also well supported</w:t>
      </w:r>
    </w:p>
    <w:p w14:paraId="26B7C9D2" w14:textId="59493F0B" w:rsidR="0085781E" w:rsidRDefault="000C1117" w:rsidP="0085781E">
      <w:pPr>
        <w:pStyle w:val="ListParagraph"/>
        <w:numPr>
          <w:ilvl w:val="0"/>
          <w:numId w:val="4"/>
        </w:numPr>
        <w:rPr>
          <w:lang w:val="en-US"/>
        </w:rPr>
      </w:pPr>
      <w:r>
        <w:rPr>
          <w:lang w:val="en-US"/>
        </w:rPr>
        <w:t xml:space="preserve">Use benefits to help develop and enhance </w:t>
      </w:r>
      <w:r w:rsidR="0085781E" w:rsidRPr="0085781E">
        <w:rPr>
          <w:lang w:val="en-US"/>
        </w:rPr>
        <w:t xml:space="preserve">the DEI plans of your organization </w:t>
      </w:r>
      <w:r w:rsidR="003F6BCE">
        <w:rPr>
          <w:lang w:val="en-US"/>
        </w:rPr>
        <w:t>through offerings (e.g.</w:t>
      </w:r>
      <w:r w:rsidR="00B916B5">
        <w:rPr>
          <w:lang w:val="en-US"/>
        </w:rPr>
        <w:t>,</w:t>
      </w:r>
      <w:r w:rsidR="003F6BCE">
        <w:rPr>
          <w:lang w:val="en-US"/>
        </w:rPr>
        <w:t xml:space="preserve"> surgery coverage) or targeted communications </w:t>
      </w:r>
    </w:p>
    <w:p w14:paraId="36C3A8A4" w14:textId="77777777" w:rsidR="00B4262C" w:rsidRDefault="00B4262C" w:rsidP="00B4262C">
      <w:pPr>
        <w:pStyle w:val="ListParagraph"/>
        <w:numPr>
          <w:ilvl w:val="0"/>
          <w:numId w:val="4"/>
        </w:numPr>
        <w:rPr>
          <w:lang w:val="en-US"/>
        </w:rPr>
      </w:pPr>
      <w:r>
        <w:rPr>
          <w:lang w:val="en-US"/>
        </w:rPr>
        <w:t>Review the DEI plans of or organization to assess how benefits can better support the DEI targets</w:t>
      </w:r>
    </w:p>
    <w:p w14:paraId="26F804E7" w14:textId="086DE39F" w:rsidR="003F6BCE" w:rsidRDefault="003F6BCE" w:rsidP="003F6BCE">
      <w:pPr>
        <w:pStyle w:val="ListParagraph"/>
        <w:numPr>
          <w:ilvl w:val="0"/>
          <w:numId w:val="4"/>
        </w:numPr>
        <w:rPr>
          <w:lang w:val="en-US"/>
        </w:rPr>
      </w:pPr>
      <w:r>
        <w:rPr>
          <w:lang w:val="en-US"/>
        </w:rPr>
        <w:t>Review the CSR plan of your organization to assess how benefits can better support CSR</w:t>
      </w:r>
    </w:p>
    <w:p w14:paraId="35FE1C39" w14:textId="14A7E7BC" w:rsidR="0085781E" w:rsidRPr="0085781E" w:rsidRDefault="0085781E" w:rsidP="0085781E">
      <w:pPr>
        <w:pStyle w:val="ListParagraph"/>
        <w:numPr>
          <w:ilvl w:val="0"/>
          <w:numId w:val="4"/>
        </w:numPr>
        <w:rPr>
          <w:lang w:val="en-US"/>
        </w:rPr>
      </w:pPr>
      <w:r w:rsidRPr="0085781E">
        <w:rPr>
          <w:lang w:val="en-US"/>
        </w:rPr>
        <w:t xml:space="preserve">Take a broad role in benefits design, communications, and </w:t>
      </w:r>
      <w:r>
        <w:rPr>
          <w:lang w:val="en-US"/>
        </w:rPr>
        <w:t xml:space="preserve">the </w:t>
      </w:r>
      <w:r w:rsidRPr="0085781E">
        <w:rPr>
          <w:lang w:val="en-US"/>
        </w:rPr>
        <w:t>impact on lifestyle</w:t>
      </w:r>
      <w:r w:rsidR="00B4262C">
        <w:rPr>
          <w:lang w:val="en-US"/>
        </w:rPr>
        <w:t>.</w:t>
      </w:r>
    </w:p>
    <w:p w14:paraId="708D7EDC" w14:textId="77777777" w:rsidR="0085781E" w:rsidRDefault="0085781E" w:rsidP="0085781E">
      <w:pPr>
        <w:pStyle w:val="ListParagraph"/>
        <w:rPr>
          <w:lang w:val="en-US"/>
        </w:rPr>
      </w:pPr>
    </w:p>
    <w:p w14:paraId="5A9B1C12" w14:textId="77777777" w:rsidR="0085781E" w:rsidRDefault="0085781E" w:rsidP="00C92C03">
      <w:pPr>
        <w:pStyle w:val="ListParagraph"/>
        <w:rPr>
          <w:lang w:val="en-US"/>
        </w:rPr>
      </w:pPr>
    </w:p>
    <w:p w14:paraId="36631440" w14:textId="77777777" w:rsidR="00037DB1" w:rsidRDefault="00037DB1">
      <w:pPr>
        <w:rPr>
          <w:lang w:val="en-US"/>
        </w:rPr>
      </w:pPr>
      <w:r>
        <w:rPr>
          <w:lang w:val="en-US"/>
        </w:rPr>
        <w:br w:type="page"/>
      </w:r>
    </w:p>
    <w:p w14:paraId="7A3EEA5F" w14:textId="37FB150B" w:rsidR="00C92C03" w:rsidRPr="009615C9" w:rsidRDefault="00C92C03" w:rsidP="00C92C03">
      <w:pPr>
        <w:pStyle w:val="ListParagraph"/>
        <w:rPr>
          <w:b/>
          <w:bCs/>
          <w:lang w:val="en-US"/>
        </w:rPr>
      </w:pPr>
      <w:r w:rsidRPr="009615C9">
        <w:rPr>
          <w:b/>
          <w:bCs/>
          <w:lang w:val="en-US"/>
        </w:rPr>
        <w:lastRenderedPageBreak/>
        <w:t>High</w:t>
      </w:r>
    </w:p>
    <w:p w14:paraId="2BF3116D" w14:textId="77777777" w:rsidR="004745CB" w:rsidRDefault="004745CB" w:rsidP="00C92C03">
      <w:pPr>
        <w:pStyle w:val="ListParagraph"/>
        <w:rPr>
          <w:lang w:val="en-US"/>
        </w:rPr>
      </w:pPr>
    </w:p>
    <w:p w14:paraId="5AB24575" w14:textId="05090DA1" w:rsidR="00C92C03" w:rsidRDefault="009C3EFE" w:rsidP="00C92C03">
      <w:pPr>
        <w:pStyle w:val="ListParagraph"/>
        <w:rPr>
          <w:lang w:val="en-US"/>
        </w:rPr>
      </w:pPr>
      <w:r>
        <w:rPr>
          <w:lang w:val="en-US"/>
        </w:rPr>
        <w:t xml:space="preserve">You understand the importance of aligning your benefits and HR strategy with organizational goals and are </w:t>
      </w:r>
      <w:r w:rsidR="00487E69">
        <w:rPr>
          <w:lang w:val="en-US"/>
        </w:rPr>
        <w:t xml:space="preserve">typically </w:t>
      </w:r>
      <w:r>
        <w:rPr>
          <w:lang w:val="en-US"/>
        </w:rPr>
        <w:t xml:space="preserve">highly involved </w:t>
      </w:r>
      <w:r w:rsidR="00487E69">
        <w:rPr>
          <w:lang w:val="en-US"/>
        </w:rPr>
        <w:t xml:space="preserve">in your </w:t>
      </w:r>
      <w:r w:rsidR="00B916B5">
        <w:rPr>
          <w:lang w:val="en-US"/>
        </w:rPr>
        <w:t>organization</w:t>
      </w:r>
      <w:r w:rsidR="00DE439F">
        <w:rPr>
          <w:lang w:val="en-US"/>
        </w:rPr>
        <w:t>’</w:t>
      </w:r>
      <w:r w:rsidR="00B916B5">
        <w:rPr>
          <w:lang w:val="en-US"/>
        </w:rPr>
        <w:t xml:space="preserve">s </w:t>
      </w:r>
      <w:r w:rsidR="00487E69">
        <w:rPr>
          <w:lang w:val="en-US"/>
        </w:rPr>
        <w:t>HR and talent retention strategies.</w:t>
      </w:r>
    </w:p>
    <w:p w14:paraId="149F79E1" w14:textId="451372B9" w:rsidR="00487E69" w:rsidRDefault="00487E69" w:rsidP="00C92C03">
      <w:pPr>
        <w:pStyle w:val="ListParagraph"/>
        <w:rPr>
          <w:lang w:val="en-US"/>
        </w:rPr>
      </w:pPr>
    </w:p>
    <w:p w14:paraId="1624EFB6" w14:textId="248BC1E7" w:rsidR="00487E69" w:rsidRDefault="00487E69" w:rsidP="00C92C03">
      <w:pPr>
        <w:pStyle w:val="ListParagraph"/>
        <w:rPr>
          <w:lang w:val="en-US"/>
        </w:rPr>
      </w:pPr>
      <w:r>
        <w:rPr>
          <w:lang w:val="en-US"/>
        </w:rPr>
        <w:t xml:space="preserve">There may be scope to increase your </w:t>
      </w:r>
      <w:r w:rsidR="00264409">
        <w:rPr>
          <w:lang w:val="en-US"/>
        </w:rPr>
        <w:t>involvement in benefits evaluation and selection</w:t>
      </w:r>
      <w:r w:rsidR="009B0AB4">
        <w:rPr>
          <w:lang w:val="en-US"/>
        </w:rPr>
        <w:t xml:space="preserve"> and identify the changes in benefits required to progress wider strategic objectives</w:t>
      </w:r>
      <w:r w:rsidR="00382711">
        <w:rPr>
          <w:lang w:val="en-US"/>
        </w:rPr>
        <w:t>. HR leaders would like the benefits team to show how benefits are influencing employee behaviors and identify the changes in benefits required to progress wider strategic objectives</w:t>
      </w:r>
    </w:p>
    <w:p w14:paraId="475E7C0D" w14:textId="0E28892F" w:rsidR="009C3EFE" w:rsidRDefault="009C3EFE" w:rsidP="00C92C03">
      <w:pPr>
        <w:pStyle w:val="ListParagraph"/>
        <w:rPr>
          <w:lang w:val="en-US"/>
        </w:rPr>
      </w:pPr>
    </w:p>
    <w:p w14:paraId="0D1DE8F8" w14:textId="0D2CD178" w:rsidR="000C1117" w:rsidRDefault="000C1117" w:rsidP="000C1117">
      <w:pPr>
        <w:pStyle w:val="ListParagraph"/>
        <w:rPr>
          <w:lang w:val="en-US"/>
        </w:rPr>
      </w:pPr>
      <w:r>
        <w:rPr>
          <w:lang w:val="en-US"/>
        </w:rPr>
        <w:t xml:space="preserve">Activities that could be undertaken to increase the role the Benefits function plays in strategy development and </w:t>
      </w:r>
      <w:r w:rsidR="00037DB1">
        <w:rPr>
          <w:lang w:val="en-US"/>
        </w:rPr>
        <w:t>decision-</w:t>
      </w:r>
      <w:r>
        <w:rPr>
          <w:lang w:val="en-US"/>
        </w:rPr>
        <w:t xml:space="preserve">making include: </w:t>
      </w:r>
    </w:p>
    <w:p w14:paraId="4F7F2DBD" w14:textId="77777777" w:rsidR="000C1117" w:rsidRDefault="000C1117" w:rsidP="000C1117">
      <w:pPr>
        <w:pStyle w:val="ListParagraph"/>
        <w:rPr>
          <w:lang w:val="en-US"/>
        </w:rPr>
      </w:pPr>
    </w:p>
    <w:p w14:paraId="5818B438" w14:textId="6BDB65E1" w:rsidR="000C1117" w:rsidRDefault="000C1117" w:rsidP="000C1117">
      <w:pPr>
        <w:pStyle w:val="ListParagraph"/>
        <w:numPr>
          <w:ilvl w:val="0"/>
          <w:numId w:val="4"/>
        </w:numPr>
        <w:rPr>
          <w:lang w:val="en-US"/>
        </w:rPr>
      </w:pPr>
      <w:r w:rsidRPr="0085781E">
        <w:rPr>
          <w:lang w:val="en-US"/>
        </w:rPr>
        <w:t xml:space="preserve">Take a broad role in benefits design, communications, and </w:t>
      </w:r>
      <w:r>
        <w:rPr>
          <w:lang w:val="en-US"/>
        </w:rPr>
        <w:t xml:space="preserve">the </w:t>
      </w:r>
      <w:r w:rsidRPr="0085781E">
        <w:rPr>
          <w:lang w:val="en-US"/>
        </w:rPr>
        <w:t>impact on lifestyle</w:t>
      </w:r>
    </w:p>
    <w:p w14:paraId="52270A22" w14:textId="09D16132" w:rsidR="00BD6456" w:rsidRPr="0085781E" w:rsidRDefault="00BD6456" w:rsidP="00BD6456">
      <w:pPr>
        <w:pStyle w:val="ListParagraph"/>
        <w:numPr>
          <w:ilvl w:val="0"/>
          <w:numId w:val="4"/>
        </w:numPr>
        <w:rPr>
          <w:lang w:val="en-US"/>
        </w:rPr>
      </w:pPr>
      <w:r w:rsidRPr="0085781E">
        <w:rPr>
          <w:lang w:val="en-US"/>
        </w:rPr>
        <w:t>Increase frequency and quality of knowledge sharing with HR</w:t>
      </w:r>
      <w:r>
        <w:rPr>
          <w:lang w:val="en-US"/>
        </w:rPr>
        <w:t xml:space="preserve"> with specific attention given to external data sources for understanding demographic trends to help give a wider context and greater insight </w:t>
      </w:r>
    </w:p>
    <w:p w14:paraId="3351DAFA" w14:textId="12C1336B" w:rsidR="0045786E" w:rsidRDefault="0045786E" w:rsidP="0045786E">
      <w:pPr>
        <w:pStyle w:val="ListParagraph"/>
        <w:numPr>
          <w:ilvl w:val="0"/>
          <w:numId w:val="4"/>
        </w:numPr>
      </w:pPr>
      <w:r w:rsidRPr="0045786E">
        <w:t>Undertake assessments of the use of benefits by your competitors</w:t>
      </w:r>
    </w:p>
    <w:p w14:paraId="18DE5302" w14:textId="5F19C251" w:rsidR="0045786E" w:rsidRDefault="00E85956" w:rsidP="0045786E">
      <w:pPr>
        <w:pStyle w:val="ListParagraph"/>
        <w:numPr>
          <w:ilvl w:val="0"/>
          <w:numId w:val="4"/>
        </w:numPr>
      </w:pPr>
      <w:r>
        <w:t xml:space="preserve">Consider setting </w:t>
      </w:r>
      <w:r w:rsidR="00037DB1">
        <w:t>longer-</w:t>
      </w:r>
      <w:r>
        <w:t xml:space="preserve">term strategy goals, such as </w:t>
      </w:r>
      <w:r w:rsidR="00037DB1">
        <w:t>five-</w:t>
      </w:r>
      <w:r>
        <w:t xml:space="preserve">year strategic planning in the benefits function </w:t>
      </w:r>
    </w:p>
    <w:p w14:paraId="6097BD2E" w14:textId="42BE66BE" w:rsidR="0001408D" w:rsidRPr="0085781E" w:rsidRDefault="00BD6456" w:rsidP="0001408D">
      <w:pPr>
        <w:pStyle w:val="ListParagraph"/>
        <w:numPr>
          <w:ilvl w:val="0"/>
          <w:numId w:val="4"/>
        </w:numPr>
        <w:rPr>
          <w:lang w:val="en-US"/>
        </w:rPr>
      </w:pPr>
      <w:r>
        <w:rPr>
          <w:lang w:val="en-US"/>
        </w:rPr>
        <w:t>Invest in your benefits team</w:t>
      </w:r>
      <w:r w:rsidR="00DE439F">
        <w:rPr>
          <w:lang w:val="en-US"/>
        </w:rPr>
        <w:t>’</w:t>
      </w:r>
      <w:r>
        <w:rPr>
          <w:lang w:val="en-US"/>
        </w:rPr>
        <w:t xml:space="preserve">s </w:t>
      </w:r>
      <w:r w:rsidR="0001408D" w:rsidRPr="0085781E">
        <w:rPr>
          <w:lang w:val="en-US"/>
        </w:rPr>
        <w:t xml:space="preserve">knowledge </w:t>
      </w:r>
      <w:r>
        <w:rPr>
          <w:lang w:val="en-US"/>
        </w:rPr>
        <w:t xml:space="preserve">of </w:t>
      </w:r>
      <w:r w:rsidR="0001408D">
        <w:rPr>
          <w:lang w:val="en-US"/>
        </w:rPr>
        <w:t>analytics</w:t>
      </w:r>
      <w:r>
        <w:rPr>
          <w:lang w:val="en-US"/>
        </w:rPr>
        <w:t xml:space="preserve"> and </w:t>
      </w:r>
      <w:r w:rsidR="0001408D">
        <w:rPr>
          <w:lang w:val="en-US"/>
        </w:rPr>
        <w:t xml:space="preserve">set up governance meetings to </w:t>
      </w:r>
      <w:r>
        <w:rPr>
          <w:lang w:val="en-US"/>
        </w:rPr>
        <w:t xml:space="preserve">review </w:t>
      </w:r>
      <w:r w:rsidR="0001408D">
        <w:rPr>
          <w:lang w:val="en-US"/>
        </w:rPr>
        <w:t xml:space="preserve">performance based on data and </w:t>
      </w:r>
      <w:r>
        <w:rPr>
          <w:lang w:val="en-US"/>
        </w:rPr>
        <w:t xml:space="preserve">benefits </w:t>
      </w:r>
      <w:r w:rsidR="0001408D">
        <w:rPr>
          <w:lang w:val="en-US"/>
        </w:rPr>
        <w:t>trends</w:t>
      </w:r>
      <w:r w:rsidR="00B4262C">
        <w:rPr>
          <w:lang w:val="en-US"/>
        </w:rPr>
        <w:t>.</w:t>
      </w:r>
    </w:p>
    <w:p w14:paraId="60EDE386" w14:textId="74955527" w:rsidR="00E21FC7" w:rsidRDefault="00E21FC7">
      <w:r>
        <w:br w:type="page"/>
      </w:r>
    </w:p>
    <w:p w14:paraId="54082A3F" w14:textId="09F22C12" w:rsidR="00C92C03" w:rsidRDefault="00C92C03" w:rsidP="009615C9">
      <w:pPr>
        <w:pStyle w:val="Heading1"/>
        <w:numPr>
          <w:ilvl w:val="0"/>
          <w:numId w:val="12"/>
        </w:numPr>
        <w:rPr>
          <w:lang w:val="en-US"/>
        </w:rPr>
      </w:pPr>
      <w:bookmarkStart w:id="143" w:name="_Toc104820397"/>
      <w:bookmarkStart w:id="144" w:name="_Toc104820468"/>
      <w:bookmarkStart w:id="145" w:name="_Toc104820488"/>
      <w:bookmarkStart w:id="146" w:name="_Toc104822334"/>
      <w:bookmarkStart w:id="147" w:name="_Toc104822335"/>
      <w:bookmarkEnd w:id="143"/>
      <w:bookmarkEnd w:id="144"/>
      <w:bookmarkEnd w:id="145"/>
      <w:bookmarkEnd w:id="146"/>
      <w:r>
        <w:rPr>
          <w:lang w:val="en-US"/>
        </w:rPr>
        <w:lastRenderedPageBreak/>
        <w:t>Addressing Total Wellbeing at the Individual Level</w:t>
      </w:r>
      <w:bookmarkEnd w:id="147"/>
      <w:r>
        <w:rPr>
          <w:lang w:val="en-US"/>
        </w:rPr>
        <w:t xml:space="preserve"> </w:t>
      </w:r>
    </w:p>
    <w:p w14:paraId="15A45579" w14:textId="3E371F14" w:rsidR="00037DB1" w:rsidRDefault="00037DB1">
      <w:pPr>
        <w:rPr>
          <w:lang w:val="en-US"/>
        </w:rPr>
      </w:pPr>
    </w:p>
    <w:p w14:paraId="041F7898" w14:textId="57D15B31" w:rsidR="00C92C03" w:rsidRPr="009615C9" w:rsidRDefault="00C92C03" w:rsidP="00C92C03">
      <w:pPr>
        <w:pStyle w:val="ListParagraph"/>
        <w:rPr>
          <w:b/>
          <w:bCs/>
          <w:lang w:val="en-US"/>
        </w:rPr>
      </w:pPr>
      <w:r w:rsidRPr="009615C9">
        <w:rPr>
          <w:b/>
          <w:bCs/>
          <w:lang w:val="en-US"/>
        </w:rPr>
        <w:t>Low</w:t>
      </w:r>
    </w:p>
    <w:p w14:paraId="5E02164C" w14:textId="77777777" w:rsidR="004745CB" w:rsidRDefault="004745CB" w:rsidP="00541A76">
      <w:pPr>
        <w:pStyle w:val="ListParagraph"/>
        <w:rPr>
          <w:lang w:val="en-US"/>
        </w:rPr>
      </w:pPr>
    </w:p>
    <w:p w14:paraId="5A39A6E0" w14:textId="7634ADF2" w:rsidR="00541A76" w:rsidRDefault="00541A76" w:rsidP="00541A76">
      <w:pPr>
        <w:pStyle w:val="ListParagraph"/>
        <w:rPr>
          <w:lang w:val="en-US"/>
        </w:rPr>
      </w:pPr>
      <w:r>
        <w:rPr>
          <w:lang w:val="en-US"/>
        </w:rPr>
        <w:t>Your employees are likely to be moderately satisfied with their benefits experience for physical health support.</w:t>
      </w:r>
    </w:p>
    <w:p w14:paraId="70C3D7DB" w14:textId="77777777" w:rsidR="00541A76" w:rsidRDefault="00541A76" w:rsidP="00541A76">
      <w:pPr>
        <w:pStyle w:val="ListParagraph"/>
        <w:rPr>
          <w:lang w:val="en-US"/>
        </w:rPr>
      </w:pPr>
    </w:p>
    <w:p w14:paraId="67FCC056" w14:textId="77777777" w:rsidR="00891A5D" w:rsidRDefault="00891A5D" w:rsidP="00891A5D">
      <w:pPr>
        <w:pStyle w:val="ListParagraph"/>
        <w:rPr>
          <w:lang w:val="en-US"/>
        </w:rPr>
      </w:pPr>
      <w:r w:rsidRPr="00470F56">
        <w:rPr>
          <w:lang w:val="en-US"/>
        </w:rPr>
        <w:t xml:space="preserve">Employee benefits have evolved significantly. Employees </w:t>
      </w:r>
      <w:r>
        <w:rPr>
          <w:lang w:val="en-US"/>
        </w:rPr>
        <w:t xml:space="preserve">now </w:t>
      </w:r>
      <w:r w:rsidRPr="00470F56">
        <w:rPr>
          <w:lang w:val="en-US"/>
        </w:rPr>
        <w:t>expect a broader range of supplemental benefits, making total employee wellness a significant benefits trend.</w:t>
      </w:r>
      <w:r>
        <w:rPr>
          <w:lang w:val="en-US"/>
        </w:rPr>
        <w:t xml:space="preserve"> </w:t>
      </w:r>
    </w:p>
    <w:p w14:paraId="45A0BD0F" w14:textId="77777777" w:rsidR="00891A5D" w:rsidRDefault="00891A5D" w:rsidP="00541A76">
      <w:pPr>
        <w:pStyle w:val="ListParagraph"/>
        <w:rPr>
          <w:lang w:val="en-US"/>
        </w:rPr>
      </w:pPr>
    </w:p>
    <w:p w14:paraId="2E4E020B" w14:textId="53D65544" w:rsidR="00151A77" w:rsidRPr="00151A77" w:rsidRDefault="00891A5D" w:rsidP="00151A77">
      <w:pPr>
        <w:pStyle w:val="ListParagraph"/>
        <w:rPr>
          <w:ins w:id="148" w:author="Elizabeth Rennie" w:date="2022-06-08T15:10:00Z"/>
          <w:lang w:val="en-US"/>
        </w:rPr>
      </w:pPr>
      <w:r>
        <w:rPr>
          <w:lang w:val="en-US"/>
        </w:rPr>
        <w:t>T</w:t>
      </w:r>
      <w:r w:rsidR="00541A76">
        <w:rPr>
          <w:lang w:val="en-US"/>
        </w:rPr>
        <w:t>here is likely scope to enhance your benefits experience around mental health</w:t>
      </w:r>
      <w:r w:rsidR="00285599">
        <w:rPr>
          <w:lang w:val="en-US"/>
        </w:rPr>
        <w:t xml:space="preserve"> and wellness</w:t>
      </w:r>
      <w:r w:rsidR="00B916B5">
        <w:rPr>
          <w:lang w:val="en-US"/>
        </w:rPr>
        <w:t>.</w:t>
      </w:r>
      <w:r w:rsidR="00541A76">
        <w:rPr>
          <w:lang w:val="en-US"/>
        </w:rPr>
        <w:t xml:space="preserve"> </w:t>
      </w:r>
      <w:r w:rsidR="00B916B5">
        <w:rPr>
          <w:lang w:val="en-US"/>
        </w:rPr>
        <w:t xml:space="preserve">This </w:t>
      </w:r>
      <w:r w:rsidR="00541A76">
        <w:rPr>
          <w:lang w:val="en-US"/>
        </w:rPr>
        <w:t xml:space="preserve">has become highly important in recent years but still needs to be achieved in </w:t>
      </w:r>
      <w:r w:rsidR="00B916B5">
        <w:rPr>
          <w:lang w:val="en-US"/>
        </w:rPr>
        <w:t>most</w:t>
      </w:r>
      <w:r w:rsidR="00541A76">
        <w:rPr>
          <w:lang w:val="en-US"/>
        </w:rPr>
        <w:t xml:space="preserve"> organizations</w:t>
      </w:r>
      <w:r w:rsidR="006B5D28">
        <w:rPr>
          <w:lang w:val="en-US"/>
        </w:rPr>
        <w:t xml:space="preserve">. </w:t>
      </w:r>
      <w:ins w:id="149" w:author="Elizabeth Rennie" w:date="2022-06-08T15:10:00Z">
        <w:r w:rsidR="00151A77" w:rsidRPr="00151A77">
          <w:rPr>
            <w:lang w:val="en-US"/>
          </w:rPr>
          <w:t>The mental health of many employees</w:t>
        </w:r>
        <w:r w:rsidR="00151A77">
          <w:rPr>
            <w:lang w:val="en-US"/>
          </w:rPr>
          <w:t xml:space="preserve"> </w:t>
        </w:r>
        <w:r w:rsidR="00151A77" w:rsidRPr="00151A77">
          <w:rPr>
            <w:lang w:val="en-US"/>
          </w:rPr>
          <w:t>has been severely impacted by the pandemic and the</w:t>
        </w:r>
        <w:r w:rsidR="00151A77">
          <w:rPr>
            <w:lang w:val="en-US"/>
          </w:rPr>
          <w:t xml:space="preserve"> </w:t>
        </w:r>
        <w:r w:rsidR="00151A77" w:rsidRPr="00151A77">
          <w:rPr>
            <w:lang w:val="en-US"/>
          </w:rPr>
          <w:t>switch to work-from-home. Indeed, just 12% of</w:t>
        </w:r>
        <w:r w:rsidR="00151A77">
          <w:rPr>
            <w:lang w:val="en-US"/>
          </w:rPr>
          <w:t xml:space="preserve"> </w:t>
        </w:r>
        <w:r w:rsidR="00151A77" w:rsidRPr="00151A77">
          <w:rPr>
            <w:lang w:val="en-US"/>
          </w:rPr>
          <w:t>benefits leaders (14% of HR leaders) are highly</w:t>
        </w:r>
        <w:r w:rsidR="00151A77">
          <w:rPr>
            <w:lang w:val="en-US"/>
          </w:rPr>
          <w:t xml:space="preserve"> </w:t>
        </w:r>
        <w:r w:rsidR="00151A77" w:rsidRPr="00151A77">
          <w:rPr>
            <w:lang w:val="en-US"/>
          </w:rPr>
          <w:t>sa</w:t>
        </w:r>
      </w:ins>
      <w:ins w:id="150" w:author="Elizabeth Rennie" w:date="2022-06-08T15:11:00Z">
        <w:r w:rsidR="00151A77">
          <w:rPr>
            <w:rFonts w:ascii="Calibri" w:eastAsia="Calibri" w:hAnsi="Calibri" w:cs="Calibri"/>
            <w:lang w:val="en-US"/>
          </w:rPr>
          <w:t>ti</w:t>
        </w:r>
      </w:ins>
      <w:ins w:id="151" w:author="Elizabeth Rennie" w:date="2022-06-08T15:10:00Z">
        <w:r w:rsidR="00151A77" w:rsidRPr="00151A77">
          <w:rPr>
            <w:lang w:val="en-US"/>
          </w:rPr>
          <w:t>sfied with their organiza</w:t>
        </w:r>
      </w:ins>
      <w:ins w:id="152" w:author="Elizabeth Rennie" w:date="2022-06-08T15:11:00Z">
        <w:r w:rsidR="00151A77">
          <w:rPr>
            <w:rFonts w:ascii="Calibri" w:eastAsia="Calibri" w:hAnsi="Calibri" w:cs="Calibri"/>
            <w:lang w:val="en-US"/>
          </w:rPr>
          <w:t>ti</w:t>
        </w:r>
      </w:ins>
      <w:ins w:id="153" w:author="Elizabeth Rennie" w:date="2022-06-08T15:10:00Z">
        <w:r w:rsidR="00151A77" w:rsidRPr="00151A77">
          <w:rPr>
            <w:lang w:val="en-US"/>
          </w:rPr>
          <w:t>on’s current mental</w:t>
        </w:r>
        <w:r w:rsidR="00151A77">
          <w:rPr>
            <w:lang w:val="en-US"/>
          </w:rPr>
          <w:t xml:space="preserve"> </w:t>
        </w:r>
        <w:r w:rsidR="00151A77" w:rsidRPr="00151A77">
          <w:rPr>
            <w:lang w:val="en-US"/>
          </w:rPr>
          <w:t>health support. Over 80% of both benefits and HR</w:t>
        </w:r>
      </w:ins>
      <w:ins w:id="154" w:author="Elizabeth Rennie" w:date="2022-06-08T15:11:00Z">
        <w:r w:rsidR="00151A77">
          <w:rPr>
            <w:lang w:val="en-US"/>
          </w:rPr>
          <w:t xml:space="preserve"> </w:t>
        </w:r>
      </w:ins>
      <w:ins w:id="155" w:author="Elizabeth Rennie" w:date="2022-06-08T15:10:00Z">
        <w:r w:rsidR="00151A77" w:rsidRPr="00151A77">
          <w:rPr>
            <w:lang w:val="en-US"/>
          </w:rPr>
          <w:t>leaders perceive a need for significant improvement.</w:t>
        </w:r>
      </w:ins>
    </w:p>
    <w:p w14:paraId="243CEFC3" w14:textId="31CDDD08" w:rsidR="00541A76" w:rsidRDefault="006B5D28" w:rsidP="00151A77">
      <w:pPr>
        <w:pStyle w:val="ListParagraph"/>
        <w:rPr>
          <w:lang w:val="en-US"/>
        </w:rPr>
      </w:pPr>
      <w:commentRangeStart w:id="156"/>
      <w:commentRangeStart w:id="157"/>
      <w:del w:id="158" w:author="Elizabeth Rennie" w:date="2022-06-08T15:10:00Z">
        <w:r w:rsidDel="00151A77">
          <w:rPr>
            <w:lang w:val="en-US"/>
          </w:rPr>
          <w:delText>85% of HR and benefits leaders identify a high need for significant improvement in mental health support.</w:delText>
        </w:r>
        <w:commentRangeEnd w:id="156"/>
        <w:r w:rsidR="006421B0" w:rsidDel="00151A77">
          <w:rPr>
            <w:rStyle w:val="CommentReference"/>
          </w:rPr>
          <w:commentReference w:id="156"/>
        </w:r>
      </w:del>
      <w:commentRangeEnd w:id="157"/>
      <w:r w:rsidR="00151A77">
        <w:rPr>
          <w:rStyle w:val="CommentReference"/>
        </w:rPr>
        <w:commentReference w:id="157"/>
      </w:r>
    </w:p>
    <w:p w14:paraId="69B113F5" w14:textId="6BBF1807" w:rsidR="008464D1" w:rsidRDefault="008464D1" w:rsidP="00C92C03">
      <w:pPr>
        <w:pStyle w:val="ListParagraph"/>
        <w:rPr>
          <w:lang w:val="en-US"/>
        </w:rPr>
      </w:pPr>
    </w:p>
    <w:p w14:paraId="7C6EDC75" w14:textId="6DFD887E" w:rsidR="00E85956" w:rsidRDefault="00E85956" w:rsidP="00E85956">
      <w:pPr>
        <w:pStyle w:val="ListParagraph"/>
        <w:rPr>
          <w:lang w:val="en-US"/>
        </w:rPr>
      </w:pPr>
      <w:r>
        <w:rPr>
          <w:lang w:val="en-US"/>
        </w:rPr>
        <w:t xml:space="preserve">Activities that could be undertaken to </w:t>
      </w:r>
      <w:r w:rsidR="00037DB1">
        <w:rPr>
          <w:lang w:val="en-US"/>
        </w:rPr>
        <w:t>address total wellbeing at an individual level better</w:t>
      </w:r>
      <w:r>
        <w:rPr>
          <w:lang w:val="en-US"/>
        </w:rPr>
        <w:t xml:space="preserve"> include: </w:t>
      </w:r>
    </w:p>
    <w:p w14:paraId="1A8C7638" w14:textId="7BB86728" w:rsidR="00003250" w:rsidRDefault="00003250" w:rsidP="00C92C03">
      <w:pPr>
        <w:pStyle w:val="ListParagraph"/>
        <w:rPr>
          <w:lang w:val="en-US"/>
        </w:rPr>
      </w:pPr>
    </w:p>
    <w:p w14:paraId="46DF07E6" w14:textId="16C52F15" w:rsidR="00B4262C" w:rsidRDefault="00B4262C" w:rsidP="00B4262C">
      <w:pPr>
        <w:pStyle w:val="ListParagraph"/>
        <w:numPr>
          <w:ilvl w:val="0"/>
          <w:numId w:val="4"/>
        </w:numPr>
        <w:rPr>
          <w:lang w:val="en-US"/>
        </w:rPr>
      </w:pPr>
      <w:r w:rsidRPr="000A4E05">
        <w:rPr>
          <w:lang w:val="en-US"/>
        </w:rPr>
        <w:t xml:space="preserve">Enhance your knowledge of </w:t>
      </w:r>
      <w:r>
        <w:rPr>
          <w:lang w:val="en-US"/>
        </w:rPr>
        <w:t xml:space="preserve">types of voluntary </w:t>
      </w:r>
      <w:r w:rsidRPr="000A4E05">
        <w:rPr>
          <w:lang w:val="en-US"/>
        </w:rPr>
        <w:t>benefits</w:t>
      </w:r>
      <w:r>
        <w:rPr>
          <w:lang w:val="en-US"/>
        </w:rPr>
        <w:t xml:space="preserve"> and consider expanding your program to support more benefits that address total wellbeing</w:t>
      </w:r>
    </w:p>
    <w:p w14:paraId="0FDA68D0" w14:textId="6BE83C25" w:rsidR="00891A5D" w:rsidRDefault="000A4753" w:rsidP="000A4753">
      <w:pPr>
        <w:pStyle w:val="ListParagraph"/>
        <w:numPr>
          <w:ilvl w:val="0"/>
          <w:numId w:val="4"/>
        </w:numPr>
        <w:rPr>
          <w:lang w:val="en-US"/>
        </w:rPr>
      </w:pPr>
      <w:r>
        <w:rPr>
          <w:lang w:val="en-US"/>
        </w:rPr>
        <w:t xml:space="preserve">Consider offering </w:t>
      </w:r>
      <w:r w:rsidR="00891A5D">
        <w:rPr>
          <w:lang w:val="en-US"/>
        </w:rPr>
        <w:t>financial wellness</w:t>
      </w:r>
      <w:r>
        <w:rPr>
          <w:lang w:val="en-US"/>
        </w:rPr>
        <w:t xml:space="preserve"> if not already provided</w:t>
      </w:r>
      <w:r w:rsidR="00891A5D">
        <w:rPr>
          <w:lang w:val="en-US"/>
        </w:rPr>
        <w:t xml:space="preserve">. Given the current environment of high inflation, benefits can have a greater impact </w:t>
      </w:r>
      <w:r w:rsidR="00B916B5">
        <w:rPr>
          <w:lang w:val="en-US"/>
        </w:rPr>
        <w:t>on ensuring</w:t>
      </w:r>
      <w:r w:rsidR="00891A5D">
        <w:rPr>
          <w:lang w:val="en-US"/>
        </w:rPr>
        <w:t xml:space="preserve"> employees are </w:t>
      </w:r>
      <w:r>
        <w:rPr>
          <w:lang w:val="en-US"/>
        </w:rPr>
        <w:t xml:space="preserve">adequately </w:t>
      </w:r>
      <w:r w:rsidR="00891A5D">
        <w:rPr>
          <w:lang w:val="en-US"/>
        </w:rPr>
        <w:t>supported where pockets are pinched and living costs are increasing</w:t>
      </w:r>
      <w:r>
        <w:rPr>
          <w:lang w:val="en-US"/>
        </w:rPr>
        <w:t>. Even if it is not used, knowing it is available can help build resilience</w:t>
      </w:r>
      <w:r w:rsidR="00891A5D">
        <w:rPr>
          <w:lang w:val="en-US"/>
        </w:rPr>
        <w:t xml:space="preserve"> </w:t>
      </w:r>
    </w:p>
    <w:p w14:paraId="6925DFFD" w14:textId="2318968E" w:rsidR="000A4753" w:rsidRDefault="00FB589E" w:rsidP="000A4753">
      <w:pPr>
        <w:pStyle w:val="ListParagraph"/>
        <w:numPr>
          <w:ilvl w:val="0"/>
          <w:numId w:val="4"/>
        </w:numPr>
        <w:rPr>
          <w:lang w:val="en-US"/>
        </w:rPr>
      </w:pPr>
      <w:r>
        <w:rPr>
          <w:lang w:val="en-US"/>
        </w:rPr>
        <w:t>E</w:t>
      </w:r>
      <w:r w:rsidR="000A4753">
        <w:rPr>
          <w:lang w:val="en-US"/>
        </w:rPr>
        <w:t>xpand telehealth</w:t>
      </w:r>
      <w:r w:rsidR="00DE439F">
        <w:rPr>
          <w:lang w:val="en-US"/>
        </w:rPr>
        <w:t>-</w:t>
      </w:r>
      <w:r w:rsidR="000A4753">
        <w:rPr>
          <w:lang w:val="en-US"/>
        </w:rPr>
        <w:t xml:space="preserve">enabled benefits and work more closely to understand which providers can support this medium and the </w:t>
      </w:r>
      <w:r w:rsidR="00B916B5">
        <w:rPr>
          <w:lang w:val="en-US"/>
        </w:rPr>
        <w:t>cost-</w:t>
      </w:r>
      <w:r w:rsidR="000A4753">
        <w:rPr>
          <w:lang w:val="en-US"/>
        </w:rPr>
        <w:t>benefit</w:t>
      </w:r>
    </w:p>
    <w:p w14:paraId="6C388516" w14:textId="316246B1" w:rsidR="000A4753" w:rsidRDefault="000A4753" w:rsidP="000A4753">
      <w:pPr>
        <w:pStyle w:val="ListParagraph"/>
        <w:numPr>
          <w:ilvl w:val="0"/>
          <w:numId w:val="4"/>
        </w:numPr>
        <w:rPr>
          <w:lang w:val="en-US"/>
        </w:rPr>
      </w:pPr>
      <w:r>
        <w:rPr>
          <w:lang w:val="en-US"/>
        </w:rPr>
        <w:t xml:space="preserve">Increase </w:t>
      </w:r>
      <w:r w:rsidR="00FB589E">
        <w:rPr>
          <w:lang w:val="en-US"/>
        </w:rPr>
        <w:t xml:space="preserve">employee </w:t>
      </w:r>
      <w:r>
        <w:rPr>
          <w:lang w:val="en-US"/>
        </w:rPr>
        <w:t xml:space="preserve">awareness of telehealth as an option. Employees </w:t>
      </w:r>
      <w:r w:rsidRPr="0001408D">
        <w:rPr>
          <w:lang w:val="en-US"/>
        </w:rPr>
        <w:t>and their family members</w:t>
      </w:r>
      <w:r>
        <w:rPr>
          <w:lang w:val="en-US"/>
        </w:rPr>
        <w:t xml:space="preserve"> </w:t>
      </w:r>
      <w:r w:rsidRPr="0001408D">
        <w:rPr>
          <w:lang w:val="en-US"/>
        </w:rPr>
        <w:t>have grown more comfortable with telehealth</w:t>
      </w:r>
      <w:r>
        <w:rPr>
          <w:lang w:val="en-US"/>
        </w:rPr>
        <w:t xml:space="preserve"> </w:t>
      </w:r>
      <w:r w:rsidRPr="0001408D">
        <w:rPr>
          <w:lang w:val="en-US"/>
        </w:rPr>
        <w:t>services for their convenience and ease of use,</w:t>
      </w:r>
      <w:r>
        <w:rPr>
          <w:lang w:val="en-US"/>
        </w:rPr>
        <w:t xml:space="preserve"> </w:t>
      </w:r>
      <w:r w:rsidR="00B916B5">
        <w:rPr>
          <w:lang w:val="en-US"/>
        </w:rPr>
        <w:t xml:space="preserve">and </w:t>
      </w:r>
      <w:r w:rsidRPr="0001408D">
        <w:rPr>
          <w:lang w:val="en-US"/>
        </w:rPr>
        <w:t>the practice is set to become commonplace</w:t>
      </w:r>
      <w:r w:rsidR="00FB589E">
        <w:rPr>
          <w:lang w:val="en-US"/>
        </w:rPr>
        <w:t xml:space="preserve"> across many services</w:t>
      </w:r>
    </w:p>
    <w:p w14:paraId="0CD79B3C" w14:textId="56638B58" w:rsidR="00FB589E" w:rsidRDefault="003F6BCE" w:rsidP="00FB589E">
      <w:pPr>
        <w:pStyle w:val="ListParagraph"/>
        <w:numPr>
          <w:ilvl w:val="0"/>
          <w:numId w:val="4"/>
        </w:numPr>
        <w:rPr>
          <w:lang w:val="en-US"/>
        </w:rPr>
      </w:pPr>
      <w:r>
        <w:rPr>
          <w:lang w:val="en-US"/>
        </w:rPr>
        <w:t xml:space="preserve">Consider enabling more shopping </w:t>
      </w:r>
      <w:r w:rsidR="00FB589E">
        <w:rPr>
          <w:lang w:val="en-US"/>
        </w:rPr>
        <w:t xml:space="preserve">discount vouchers </w:t>
      </w:r>
      <w:r>
        <w:rPr>
          <w:lang w:val="en-US"/>
        </w:rPr>
        <w:t xml:space="preserve">through benefits to </w:t>
      </w:r>
      <w:r w:rsidR="00FB589E">
        <w:rPr>
          <w:lang w:val="en-US"/>
        </w:rPr>
        <w:t>support employees adjust to a high inflation economy</w:t>
      </w:r>
    </w:p>
    <w:p w14:paraId="4BC275E8" w14:textId="20166A12" w:rsidR="00891A5D" w:rsidRDefault="00891A5D" w:rsidP="00891A5D">
      <w:pPr>
        <w:pStyle w:val="ListParagraph"/>
        <w:numPr>
          <w:ilvl w:val="0"/>
          <w:numId w:val="4"/>
        </w:numPr>
        <w:rPr>
          <w:lang w:val="en-US"/>
        </w:rPr>
      </w:pPr>
      <w:r>
        <w:rPr>
          <w:lang w:val="en-US"/>
        </w:rPr>
        <w:t>Benefits technology has a key role to play in personalization at scale</w:t>
      </w:r>
      <w:r w:rsidR="00B916B5">
        <w:rPr>
          <w:lang w:val="en-US"/>
        </w:rPr>
        <w:t>. C</w:t>
      </w:r>
      <w:r>
        <w:rPr>
          <w:lang w:val="en-US"/>
        </w:rPr>
        <w:t>onsider implementing benefits technology capable of providing personalized recommendations for your employees</w:t>
      </w:r>
    </w:p>
    <w:p w14:paraId="2F1CBF03" w14:textId="77777777" w:rsidR="00FB589E" w:rsidRDefault="00FB589E" w:rsidP="00FB589E">
      <w:pPr>
        <w:pStyle w:val="ListParagraph"/>
        <w:numPr>
          <w:ilvl w:val="0"/>
          <w:numId w:val="7"/>
        </w:numPr>
        <w:rPr>
          <w:lang w:val="en-US"/>
        </w:rPr>
      </w:pPr>
      <w:r>
        <w:rPr>
          <w:lang w:val="en-US"/>
        </w:rPr>
        <w:t>Increased your u</w:t>
      </w:r>
      <w:r w:rsidRPr="000A4E05">
        <w:rPr>
          <w:lang w:val="en-US"/>
        </w:rPr>
        <w:t xml:space="preserve">nderstanding of </w:t>
      </w:r>
      <w:r>
        <w:rPr>
          <w:lang w:val="en-US"/>
        </w:rPr>
        <w:t xml:space="preserve">the availability of </w:t>
      </w:r>
      <w:r w:rsidRPr="000A4E05">
        <w:rPr>
          <w:lang w:val="en-US"/>
        </w:rPr>
        <w:t xml:space="preserve">technology, automation, and </w:t>
      </w:r>
      <w:r>
        <w:rPr>
          <w:lang w:val="en-US"/>
        </w:rPr>
        <w:t>deployment options of providers and within your own corporate applications and systems</w:t>
      </w:r>
    </w:p>
    <w:p w14:paraId="549AA1FA" w14:textId="49F52395" w:rsidR="000A4E05" w:rsidRPr="000A4E05" w:rsidRDefault="000A4E05" w:rsidP="00E85956">
      <w:pPr>
        <w:pStyle w:val="ListParagraph"/>
        <w:numPr>
          <w:ilvl w:val="0"/>
          <w:numId w:val="7"/>
        </w:numPr>
        <w:rPr>
          <w:lang w:val="en-US"/>
        </w:rPr>
      </w:pPr>
      <w:r>
        <w:rPr>
          <w:lang w:val="en-US"/>
        </w:rPr>
        <w:t>Develop your skills in n</w:t>
      </w:r>
      <w:r w:rsidRPr="000A4E05">
        <w:rPr>
          <w:lang w:val="en-US"/>
        </w:rPr>
        <w:t>egotiation with benefits providers</w:t>
      </w:r>
      <w:r>
        <w:rPr>
          <w:lang w:val="en-US"/>
        </w:rPr>
        <w:t xml:space="preserve"> and consider leveraging procurement teams </w:t>
      </w:r>
      <w:r w:rsidR="00003250">
        <w:rPr>
          <w:lang w:val="en-US"/>
        </w:rPr>
        <w:t>and</w:t>
      </w:r>
      <w:r>
        <w:rPr>
          <w:lang w:val="en-US"/>
        </w:rPr>
        <w:t xml:space="preserve"> methods to support</w:t>
      </w:r>
      <w:r w:rsidR="00003250">
        <w:rPr>
          <w:lang w:val="en-US"/>
        </w:rPr>
        <w:t xml:space="preserve"> contracting</w:t>
      </w:r>
      <w:r w:rsidR="00FB589E">
        <w:rPr>
          <w:lang w:val="en-US"/>
        </w:rPr>
        <w:t>.</w:t>
      </w:r>
    </w:p>
    <w:p w14:paraId="57141857" w14:textId="77777777" w:rsidR="002E4399" w:rsidRDefault="002E4399">
      <w:pPr>
        <w:rPr>
          <w:lang w:val="en-US"/>
        </w:rPr>
      </w:pPr>
      <w:r>
        <w:rPr>
          <w:lang w:val="en-US"/>
        </w:rPr>
        <w:br w:type="page"/>
      </w:r>
    </w:p>
    <w:p w14:paraId="38970951" w14:textId="0AD64C47" w:rsidR="00C92C03" w:rsidRPr="009615C9" w:rsidRDefault="00C92C03" w:rsidP="00C92C03">
      <w:pPr>
        <w:pStyle w:val="ListParagraph"/>
        <w:rPr>
          <w:b/>
          <w:bCs/>
          <w:lang w:val="en-US"/>
        </w:rPr>
      </w:pPr>
      <w:r w:rsidRPr="009615C9">
        <w:rPr>
          <w:b/>
          <w:bCs/>
          <w:lang w:val="en-US"/>
        </w:rPr>
        <w:lastRenderedPageBreak/>
        <w:t>Medium</w:t>
      </w:r>
    </w:p>
    <w:p w14:paraId="5A38FB5C" w14:textId="77777777" w:rsidR="00950B4C" w:rsidRDefault="00950B4C" w:rsidP="00C92C03">
      <w:pPr>
        <w:pStyle w:val="ListParagraph"/>
        <w:rPr>
          <w:lang w:val="en-US"/>
        </w:rPr>
      </w:pPr>
    </w:p>
    <w:p w14:paraId="154D2A84" w14:textId="72273743" w:rsidR="00C92C03" w:rsidRDefault="00562EA8" w:rsidP="00C92C03">
      <w:pPr>
        <w:pStyle w:val="ListParagraph"/>
        <w:rPr>
          <w:lang w:val="en-US"/>
        </w:rPr>
      </w:pPr>
      <w:r>
        <w:rPr>
          <w:lang w:val="en-US"/>
        </w:rPr>
        <w:t>Your employees are likely to be highly satisfied with their benefits experience for physical health support.</w:t>
      </w:r>
    </w:p>
    <w:p w14:paraId="657FF43B" w14:textId="71B690A0" w:rsidR="00562EA8" w:rsidRDefault="00562EA8" w:rsidP="00C92C03">
      <w:pPr>
        <w:pStyle w:val="ListParagraph"/>
        <w:rPr>
          <w:lang w:val="en-US"/>
        </w:rPr>
      </w:pPr>
    </w:p>
    <w:p w14:paraId="639BF944" w14:textId="2EE4F0EF" w:rsidR="00562EA8" w:rsidRDefault="00562EA8" w:rsidP="00C92C03">
      <w:pPr>
        <w:pStyle w:val="ListParagraph"/>
        <w:rPr>
          <w:lang w:val="en-US"/>
        </w:rPr>
      </w:pPr>
      <w:r>
        <w:rPr>
          <w:lang w:val="en-US"/>
        </w:rPr>
        <w:t>However, there may be scope to enhance the benefits experience around mental health</w:t>
      </w:r>
      <w:r w:rsidR="00285599">
        <w:rPr>
          <w:lang w:val="en-US"/>
        </w:rPr>
        <w:t xml:space="preserve"> and wellness</w:t>
      </w:r>
      <w:r>
        <w:rPr>
          <w:lang w:val="en-US"/>
        </w:rPr>
        <w:t>, something that has become highly important in recent years but still needs to be achieved in the majority of organizations</w:t>
      </w:r>
      <w:r w:rsidR="006B5D28">
        <w:rPr>
          <w:lang w:val="en-US"/>
        </w:rPr>
        <w:t>. 85% of HR and benefits leaders identify a high need for significant improvement in mental health support</w:t>
      </w:r>
      <w:r w:rsidR="00835A65">
        <w:rPr>
          <w:lang w:val="en-US"/>
        </w:rPr>
        <w:t>.</w:t>
      </w:r>
    </w:p>
    <w:p w14:paraId="110E4D31" w14:textId="6CB41941" w:rsidR="00562EA8" w:rsidRDefault="00562EA8" w:rsidP="00C92C03">
      <w:pPr>
        <w:pStyle w:val="ListParagraph"/>
        <w:rPr>
          <w:lang w:val="en-US"/>
        </w:rPr>
      </w:pPr>
    </w:p>
    <w:p w14:paraId="5439C541" w14:textId="2AEC2559" w:rsidR="00562EA8" w:rsidRDefault="00562EA8" w:rsidP="00C92C03">
      <w:pPr>
        <w:pStyle w:val="ListParagraph"/>
        <w:rPr>
          <w:lang w:val="en-US"/>
        </w:rPr>
      </w:pPr>
      <w:r>
        <w:rPr>
          <w:lang w:val="en-US"/>
        </w:rPr>
        <w:t>Benefits technology has a key role to play in personalization at scale</w:t>
      </w:r>
      <w:r w:rsidR="00037DB1">
        <w:rPr>
          <w:lang w:val="en-US"/>
        </w:rPr>
        <w:t>,</w:t>
      </w:r>
      <w:r>
        <w:rPr>
          <w:lang w:val="en-US"/>
        </w:rPr>
        <w:t xml:space="preserve"> and you may need to implement benefits technology capable of providing personalized recommendations for your employees</w:t>
      </w:r>
      <w:r w:rsidR="00835A65">
        <w:rPr>
          <w:lang w:val="en-US"/>
        </w:rPr>
        <w:t>.</w:t>
      </w:r>
    </w:p>
    <w:p w14:paraId="0F5ADA08" w14:textId="0F299A3F" w:rsidR="00AB419D" w:rsidRDefault="00AB419D" w:rsidP="00C92C03">
      <w:pPr>
        <w:pStyle w:val="ListParagraph"/>
        <w:rPr>
          <w:lang w:val="en-US"/>
        </w:rPr>
      </w:pPr>
    </w:p>
    <w:p w14:paraId="669B1435" w14:textId="08626D7C" w:rsidR="00E41B84" w:rsidRDefault="00E41B84" w:rsidP="00E41B84">
      <w:pPr>
        <w:pStyle w:val="ListParagraph"/>
        <w:rPr>
          <w:lang w:val="en-US"/>
        </w:rPr>
      </w:pPr>
      <w:bookmarkStart w:id="159" w:name="_Hlk104459987"/>
      <w:r>
        <w:rPr>
          <w:lang w:val="en-US"/>
        </w:rPr>
        <w:t xml:space="preserve">Activities that could be undertaken to </w:t>
      </w:r>
      <w:bookmarkEnd w:id="159"/>
      <w:r w:rsidR="002E4399">
        <w:rPr>
          <w:lang w:val="en-US"/>
        </w:rPr>
        <w:t>address total wellbeing at an individual level better</w:t>
      </w:r>
      <w:r>
        <w:rPr>
          <w:lang w:val="en-US"/>
        </w:rPr>
        <w:t xml:space="preserve"> include: </w:t>
      </w:r>
    </w:p>
    <w:p w14:paraId="66631203" w14:textId="77777777" w:rsidR="00E41B84" w:rsidRDefault="00E41B84" w:rsidP="00E41B84">
      <w:pPr>
        <w:pStyle w:val="ListParagraph"/>
        <w:rPr>
          <w:lang w:val="en-US"/>
        </w:rPr>
      </w:pPr>
    </w:p>
    <w:p w14:paraId="58BE4326" w14:textId="5BD1B197" w:rsidR="00FB589E" w:rsidRDefault="00FB589E" w:rsidP="00FB589E">
      <w:pPr>
        <w:pStyle w:val="ListParagraph"/>
        <w:numPr>
          <w:ilvl w:val="0"/>
          <w:numId w:val="4"/>
        </w:numPr>
        <w:rPr>
          <w:lang w:val="en-US"/>
        </w:rPr>
      </w:pPr>
      <w:r w:rsidRPr="000A4E05">
        <w:rPr>
          <w:lang w:val="en-US"/>
        </w:rPr>
        <w:t>Enhance your knowledge of the benefits marketplace</w:t>
      </w:r>
      <w:r>
        <w:rPr>
          <w:lang w:val="en-US"/>
        </w:rPr>
        <w:t xml:space="preserve"> and innovative offerings used by peers and competitors and look to enrich voluntary benefit offerings</w:t>
      </w:r>
    </w:p>
    <w:p w14:paraId="63624074" w14:textId="1827F873" w:rsidR="00E41B84" w:rsidRPr="00B4262C" w:rsidRDefault="00E41B84" w:rsidP="00B4262C">
      <w:pPr>
        <w:pStyle w:val="ListParagraph"/>
        <w:numPr>
          <w:ilvl w:val="0"/>
          <w:numId w:val="4"/>
        </w:numPr>
        <w:rPr>
          <w:lang w:val="en-US"/>
        </w:rPr>
      </w:pPr>
      <w:r w:rsidRPr="00B4262C">
        <w:rPr>
          <w:lang w:val="en-US"/>
        </w:rPr>
        <w:t>Regularly map communication plans and benefits offerings to each of the above groups and assess benefits performance and communications by segmented group</w:t>
      </w:r>
    </w:p>
    <w:p w14:paraId="707933B0" w14:textId="77777777" w:rsidR="00E41B84" w:rsidRDefault="00E41B84" w:rsidP="00E41B84">
      <w:pPr>
        <w:pStyle w:val="ListParagraph"/>
        <w:numPr>
          <w:ilvl w:val="0"/>
          <w:numId w:val="7"/>
        </w:numPr>
        <w:rPr>
          <w:lang w:val="en-US"/>
        </w:rPr>
      </w:pPr>
      <w:r>
        <w:rPr>
          <w:lang w:val="en-US"/>
        </w:rPr>
        <w:t xml:space="preserve">Define benefits provider program success </w:t>
      </w:r>
    </w:p>
    <w:p w14:paraId="1DD5440D" w14:textId="16F00205" w:rsidR="00E41B84" w:rsidRPr="000A4E05" w:rsidRDefault="00E41B84" w:rsidP="00E41B84">
      <w:pPr>
        <w:pStyle w:val="ListParagraph"/>
        <w:numPr>
          <w:ilvl w:val="0"/>
          <w:numId w:val="7"/>
        </w:numPr>
        <w:rPr>
          <w:lang w:val="en-US"/>
        </w:rPr>
      </w:pPr>
      <w:r>
        <w:rPr>
          <w:lang w:val="en-US"/>
        </w:rPr>
        <w:t>Educate your team on how technology can help add more benefits provider types dynamically and work to simplify the setup process</w:t>
      </w:r>
    </w:p>
    <w:p w14:paraId="07214F8C" w14:textId="77777777" w:rsidR="00B4262C" w:rsidRDefault="00B4262C" w:rsidP="00B4262C">
      <w:pPr>
        <w:pStyle w:val="ListParagraph"/>
        <w:numPr>
          <w:ilvl w:val="0"/>
          <w:numId w:val="7"/>
        </w:numPr>
        <w:rPr>
          <w:lang w:val="en-US"/>
        </w:rPr>
      </w:pPr>
      <w:r>
        <w:rPr>
          <w:lang w:val="en-US"/>
        </w:rPr>
        <w:t>Liaise with technical teams to simplify and understand integration and set up needs of new providers and consider leveraging benefits marketplaces as part of your benefits solution</w:t>
      </w:r>
    </w:p>
    <w:p w14:paraId="19A058A1" w14:textId="0B559B93" w:rsidR="00E41B84" w:rsidRPr="000A4E05" w:rsidRDefault="00E41B84" w:rsidP="00E41B84">
      <w:pPr>
        <w:pStyle w:val="ListParagraph"/>
        <w:numPr>
          <w:ilvl w:val="0"/>
          <w:numId w:val="7"/>
        </w:numPr>
        <w:rPr>
          <w:lang w:val="en-US"/>
        </w:rPr>
      </w:pPr>
      <w:r>
        <w:rPr>
          <w:lang w:val="en-US"/>
        </w:rPr>
        <w:t>Continue to develop your skills in n</w:t>
      </w:r>
      <w:r w:rsidRPr="000A4E05">
        <w:rPr>
          <w:lang w:val="en-US"/>
        </w:rPr>
        <w:t>egotiation with benefits providers</w:t>
      </w:r>
      <w:r>
        <w:rPr>
          <w:lang w:val="en-US"/>
        </w:rPr>
        <w:t xml:space="preserve"> and consider leveraging procurement teams and methods to support contracting</w:t>
      </w:r>
    </w:p>
    <w:p w14:paraId="16995637" w14:textId="4288BA1C" w:rsidR="00E41B84" w:rsidRDefault="00E41B84" w:rsidP="00E41B84">
      <w:pPr>
        <w:pStyle w:val="ListParagraph"/>
        <w:numPr>
          <w:ilvl w:val="0"/>
          <w:numId w:val="7"/>
        </w:numPr>
        <w:rPr>
          <w:lang w:val="en-US"/>
        </w:rPr>
      </w:pPr>
      <w:r>
        <w:rPr>
          <w:lang w:val="en-US"/>
        </w:rPr>
        <w:t xml:space="preserve">Capture preferences and needs in your benefits system and train your AI to build more </w:t>
      </w:r>
      <w:r w:rsidR="00DE439F">
        <w:rPr>
          <w:lang w:val="en-US"/>
        </w:rPr>
        <w:t>“</w:t>
      </w:r>
      <w:r>
        <w:rPr>
          <w:lang w:val="en-US"/>
        </w:rPr>
        <w:t>recommendations</w:t>
      </w:r>
      <w:r w:rsidR="00DE439F">
        <w:rPr>
          <w:lang w:val="en-US"/>
        </w:rPr>
        <w:t>”</w:t>
      </w:r>
      <w:r w:rsidR="00B916B5">
        <w:rPr>
          <w:lang w:val="en-US"/>
        </w:rPr>
        <w:t xml:space="preserve"> </w:t>
      </w:r>
      <w:r>
        <w:rPr>
          <w:lang w:val="en-US"/>
        </w:rPr>
        <w:t>of benefits based on individual needs</w:t>
      </w:r>
      <w:r w:rsidR="006A7A71">
        <w:rPr>
          <w:lang w:val="en-US"/>
        </w:rPr>
        <w:t>.</w:t>
      </w:r>
    </w:p>
    <w:p w14:paraId="1478DC7A" w14:textId="77777777" w:rsidR="00E41B84" w:rsidRPr="00950B4C" w:rsidRDefault="00E41B84" w:rsidP="009615C9">
      <w:pPr>
        <w:rPr>
          <w:lang w:val="en-US"/>
        </w:rPr>
      </w:pPr>
    </w:p>
    <w:p w14:paraId="1416FFB3" w14:textId="77777777" w:rsidR="00950B4C" w:rsidRDefault="00950B4C">
      <w:pPr>
        <w:rPr>
          <w:lang w:val="en-US"/>
        </w:rPr>
      </w:pPr>
      <w:r>
        <w:rPr>
          <w:lang w:val="en-US"/>
        </w:rPr>
        <w:br w:type="page"/>
      </w:r>
    </w:p>
    <w:p w14:paraId="4C64C55F" w14:textId="55ED8513" w:rsidR="00C92C03" w:rsidRPr="009615C9" w:rsidRDefault="00C92C03" w:rsidP="00C92C03">
      <w:pPr>
        <w:pStyle w:val="ListParagraph"/>
        <w:rPr>
          <w:b/>
          <w:bCs/>
          <w:lang w:val="en-US"/>
        </w:rPr>
      </w:pPr>
      <w:r w:rsidRPr="009615C9">
        <w:rPr>
          <w:b/>
          <w:bCs/>
          <w:lang w:val="en-US"/>
        </w:rPr>
        <w:lastRenderedPageBreak/>
        <w:t>High</w:t>
      </w:r>
    </w:p>
    <w:p w14:paraId="4057DA2F" w14:textId="77777777" w:rsidR="00950B4C" w:rsidRDefault="00950B4C" w:rsidP="00C92C03">
      <w:pPr>
        <w:pStyle w:val="ListParagraph"/>
        <w:rPr>
          <w:lang w:val="en-US"/>
        </w:rPr>
      </w:pPr>
    </w:p>
    <w:p w14:paraId="50F4A8EC" w14:textId="6E18768D" w:rsidR="00C92C03" w:rsidRDefault="00F341A3" w:rsidP="00C92C03">
      <w:pPr>
        <w:pStyle w:val="ListParagraph"/>
        <w:rPr>
          <w:lang w:val="en-US"/>
        </w:rPr>
      </w:pPr>
      <w:r>
        <w:rPr>
          <w:lang w:val="en-US"/>
        </w:rPr>
        <w:t xml:space="preserve">Your employees are likely to be highly satisfied </w:t>
      </w:r>
      <w:r w:rsidR="00914737">
        <w:rPr>
          <w:lang w:val="en-US"/>
        </w:rPr>
        <w:t>with their benefits experience for physical health support</w:t>
      </w:r>
      <w:r w:rsidR="00B916B5">
        <w:rPr>
          <w:lang w:val="en-US"/>
        </w:rPr>
        <w:t>,</w:t>
      </w:r>
      <w:r w:rsidR="00914737">
        <w:rPr>
          <w:lang w:val="en-US"/>
        </w:rPr>
        <w:t xml:space="preserve"> and you are delivering an </w:t>
      </w:r>
      <w:r w:rsidR="00346C2B">
        <w:rPr>
          <w:lang w:val="en-US"/>
        </w:rPr>
        <w:t>above-average</w:t>
      </w:r>
      <w:r w:rsidR="00914737">
        <w:rPr>
          <w:lang w:val="en-US"/>
        </w:rPr>
        <w:t xml:space="preserve"> experience in </w:t>
      </w:r>
      <w:r w:rsidR="00285599">
        <w:rPr>
          <w:lang w:val="en-US"/>
        </w:rPr>
        <w:t xml:space="preserve">wellness and </w:t>
      </w:r>
      <w:r w:rsidR="00914737">
        <w:rPr>
          <w:lang w:val="en-US"/>
        </w:rPr>
        <w:t xml:space="preserve">mental health support, </w:t>
      </w:r>
      <w:bookmarkStart w:id="160" w:name="_Hlk104373119"/>
      <w:r w:rsidR="00914737">
        <w:rPr>
          <w:lang w:val="en-US"/>
        </w:rPr>
        <w:t>something that has become highly important in recent years</w:t>
      </w:r>
      <w:r w:rsidR="00950B4C">
        <w:rPr>
          <w:lang w:val="en-US"/>
        </w:rPr>
        <w:t xml:space="preserve">. </w:t>
      </w:r>
      <w:bookmarkEnd w:id="160"/>
    </w:p>
    <w:p w14:paraId="19443549" w14:textId="68BCE1FF" w:rsidR="00914737" w:rsidRDefault="00914737" w:rsidP="00C92C03">
      <w:pPr>
        <w:pStyle w:val="ListParagraph"/>
        <w:rPr>
          <w:lang w:val="en-US"/>
        </w:rPr>
      </w:pPr>
    </w:p>
    <w:p w14:paraId="3136E17C" w14:textId="1DA52B7D" w:rsidR="00914737" w:rsidRDefault="002908F0" w:rsidP="00C92C03">
      <w:pPr>
        <w:pStyle w:val="ListParagraph"/>
        <w:rPr>
          <w:lang w:val="en-US"/>
        </w:rPr>
      </w:pPr>
      <w:r>
        <w:rPr>
          <w:lang w:val="en-US"/>
        </w:rPr>
        <w:t>HR leaders attach high importance to tailoring benefits packages to individuals</w:t>
      </w:r>
      <w:r w:rsidR="00B916B5">
        <w:rPr>
          <w:lang w:val="en-US"/>
        </w:rPr>
        <w:t>,</w:t>
      </w:r>
      <w:r>
        <w:rPr>
          <w:lang w:val="en-US"/>
        </w:rPr>
        <w:t xml:space="preserve"> and </w:t>
      </w:r>
      <w:r w:rsidR="00914737">
        <w:rPr>
          <w:lang w:val="en-US"/>
        </w:rPr>
        <w:t xml:space="preserve">you are likely already using benefits technology </w:t>
      </w:r>
      <w:r w:rsidR="00B916B5">
        <w:rPr>
          <w:lang w:val="en-US"/>
        </w:rPr>
        <w:t xml:space="preserve">incorporating </w:t>
      </w:r>
      <w:r w:rsidR="00285599">
        <w:rPr>
          <w:lang w:val="en-US"/>
        </w:rPr>
        <w:t xml:space="preserve">decision support with </w:t>
      </w:r>
      <w:r w:rsidR="00914737">
        <w:rPr>
          <w:lang w:val="en-US"/>
        </w:rPr>
        <w:t>personalized recommendations for your employees</w:t>
      </w:r>
      <w:r w:rsidR="00950B4C">
        <w:rPr>
          <w:lang w:val="en-US"/>
        </w:rPr>
        <w:t xml:space="preserve"> to help them drive value from benefits</w:t>
      </w:r>
      <w:r w:rsidR="00914737">
        <w:rPr>
          <w:lang w:val="en-US"/>
        </w:rPr>
        <w:t>.</w:t>
      </w:r>
    </w:p>
    <w:p w14:paraId="55431CC3" w14:textId="77777777" w:rsidR="00E41B84" w:rsidRDefault="00E41B84" w:rsidP="00E41B84">
      <w:pPr>
        <w:pStyle w:val="ListParagraph"/>
        <w:rPr>
          <w:lang w:val="en-US"/>
        </w:rPr>
      </w:pPr>
    </w:p>
    <w:p w14:paraId="7155D92D" w14:textId="64F8663B" w:rsidR="00E41B84" w:rsidRDefault="00E41B84" w:rsidP="00E41B84">
      <w:pPr>
        <w:pStyle w:val="ListParagraph"/>
        <w:rPr>
          <w:lang w:val="en-US"/>
        </w:rPr>
      </w:pPr>
      <w:r>
        <w:rPr>
          <w:lang w:val="en-US"/>
        </w:rPr>
        <w:t xml:space="preserve">Activities that could be undertaken to </w:t>
      </w:r>
      <w:r w:rsidR="00F70BA7">
        <w:rPr>
          <w:lang w:val="en-US"/>
        </w:rPr>
        <w:t xml:space="preserve">increase the </w:t>
      </w:r>
      <w:r w:rsidR="00800751">
        <w:rPr>
          <w:lang w:val="en-US"/>
        </w:rPr>
        <w:t>personalization</w:t>
      </w:r>
      <w:r w:rsidR="00F70BA7">
        <w:rPr>
          <w:lang w:val="en-US"/>
        </w:rPr>
        <w:t xml:space="preserve"> of </w:t>
      </w:r>
      <w:r>
        <w:rPr>
          <w:lang w:val="en-US"/>
        </w:rPr>
        <w:t xml:space="preserve">total </w:t>
      </w:r>
      <w:r w:rsidR="00037DB1">
        <w:rPr>
          <w:lang w:val="en-US"/>
        </w:rPr>
        <w:t xml:space="preserve">wellbeing </w:t>
      </w:r>
      <w:r>
        <w:rPr>
          <w:lang w:val="en-US"/>
        </w:rPr>
        <w:t xml:space="preserve">at an </w:t>
      </w:r>
      <w:r w:rsidR="00D43CA1">
        <w:rPr>
          <w:lang w:val="en-US"/>
        </w:rPr>
        <w:t>i</w:t>
      </w:r>
      <w:r>
        <w:rPr>
          <w:lang w:val="en-US"/>
        </w:rPr>
        <w:t xml:space="preserve">ndividual level </w:t>
      </w:r>
      <w:r w:rsidR="00B916B5">
        <w:rPr>
          <w:lang w:val="en-US"/>
        </w:rPr>
        <w:t xml:space="preserve">further </w:t>
      </w:r>
      <w:r>
        <w:rPr>
          <w:lang w:val="en-US"/>
        </w:rPr>
        <w:t xml:space="preserve">include: </w:t>
      </w:r>
    </w:p>
    <w:p w14:paraId="05797655" w14:textId="4C722CA6" w:rsidR="00E41B84" w:rsidRDefault="00E41B84" w:rsidP="00E41B84">
      <w:pPr>
        <w:pStyle w:val="ListParagraph"/>
        <w:rPr>
          <w:lang w:val="en-US"/>
        </w:rPr>
      </w:pPr>
    </w:p>
    <w:p w14:paraId="3C290E18" w14:textId="2876D60D" w:rsidR="00E41B84" w:rsidRDefault="00E41B84" w:rsidP="00E41B84">
      <w:pPr>
        <w:pStyle w:val="ListParagraph"/>
        <w:numPr>
          <w:ilvl w:val="0"/>
          <w:numId w:val="4"/>
        </w:numPr>
        <w:rPr>
          <w:lang w:val="en-US"/>
        </w:rPr>
      </w:pPr>
      <w:r>
        <w:rPr>
          <w:lang w:val="en-US"/>
        </w:rPr>
        <w:t xml:space="preserve">Regularly map communication plans and benefits offerings to each of the </w:t>
      </w:r>
      <w:r w:rsidR="007F69C7">
        <w:rPr>
          <w:lang w:val="en-US"/>
        </w:rPr>
        <w:t xml:space="preserve">demographic groups </w:t>
      </w:r>
      <w:r>
        <w:rPr>
          <w:lang w:val="en-US"/>
        </w:rPr>
        <w:t>and assess benefits performance and communications by group</w:t>
      </w:r>
      <w:r w:rsidR="007F69C7">
        <w:rPr>
          <w:lang w:val="en-US"/>
        </w:rPr>
        <w:t xml:space="preserve">ing and </w:t>
      </w:r>
      <w:r w:rsidR="00AA4D42">
        <w:rPr>
          <w:lang w:val="en-US"/>
        </w:rPr>
        <w:t xml:space="preserve">analyzing </w:t>
      </w:r>
      <w:r w:rsidR="007F69C7">
        <w:rPr>
          <w:lang w:val="en-US"/>
        </w:rPr>
        <w:t>deviations based on possible changing needs and using specific surveys for these groups</w:t>
      </w:r>
    </w:p>
    <w:p w14:paraId="0E0E802B" w14:textId="77777777" w:rsidR="00E41B84" w:rsidRDefault="00E41B84" w:rsidP="00E41B84">
      <w:pPr>
        <w:pStyle w:val="ListParagraph"/>
        <w:numPr>
          <w:ilvl w:val="0"/>
          <w:numId w:val="4"/>
        </w:numPr>
        <w:rPr>
          <w:lang w:val="en-US"/>
        </w:rPr>
      </w:pPr>
      <w:r>
        <w:rPr>
          <w:lang w:val="en-US"/>
        </w:rPr>
        <w:t>Update the DEI plans of or organization to assess how benefits can better support DEI and build custom communications based on defined DEI segmented groups</w:t>
      </w:r>
    </w:p>
    <w:p w14:paraId="479F87AF" w14:textId="07A13EB3" w:rsidR="00E41B84" w:rsidRDefault="00E41B84" w:rsidP="00E41B84">
      <w:pPr>
        <w:pStyle w:val="ListParagraph"/>
        <w:numPr>
          <w:ilvl w:val="0"/>
          <w:numId w:val="7"/>
        </w:numPr>
        <w:rPr>
          <w:lang w:val="en-US"/>
        </w:rPr>
      </w:pPr>
      <w:r>
        <w:rPr>
          <w:lang w:val="en-US"/>
        </w:rPr>
        <w:t>Define benefits provider program success</w:t>
      </w:r>
      <w:r w:rsidR="007F69C7">
        <w:rPr>
          <w:lang w:val="en-US"/>
        </w:rPr>
        <w:t xml:space="preserve"> by benefit type</w:t>
      </w:r>
      <w:r>
        <w:rPr>
          <w:lang w:val="en-US"/>
        </w:rPr>
        <w:t xml:space="preserve"> </w:t>
      </w:r>
    </w:p>
    <w:p w14:paraId="7C9BCEBD" w14:textId="4D890BD1" w:rsidR="00950B4C" w:rsidRPr="000A4E05" w:rsidRDefault="00950B4C" w:rsidP="00950B4C">
      <w:pPr>
        <w:pStyle w:val="ListParagraph"/>
        <w:numPr>
          <w:ilvl w:val="0"/>
          <w:numId w:val="7"/>
        </w:numPr>
        <w:rPr>
          <w:lang w:val="en-US"/>
        </w:rPr>
      </w:pPr>
      <w:r w:rsidRPr="000A4E05">
        <w:rPr>
          <w:lang w:val="en-US"/>
        </w:rPr>
        <w:t>Apply analytics to understand the impact of benefits on employee behavior</w:t>
      </w:r>
    </w:p>
    <w:p w14:paraId="4E251B1E" w14:textId="71FE8AC9" w:rsidR="00E41B84" w:rsidRPr="000A4E05" w:rsidRDefault="00E41B84" w:rsidP="00E41B84">
      <w:pPr>
        <w:pStyle w:val="ListParagraph"/>
        <w:numPr>
          <w:ilvl w:val="0"/>
          <w:numId w:val="7"/>
        </w:numPr>
        <w:rPr>
          <w:lang w:val="en-US"/>
        </w:rPr>
      </w:pPr>
      <w:r>
        <w:rPr>
          <w:lang w:val="en-US"/>
        </w:rPr>
        <w:t>Educate your team on how technology can help add more benefits provider types dynamically and work to simplify the setup process</w:t>
      </w:r>
    </w:p>
    <w:p w14:paraId="008E1FE0" w14:textId="77777777" w:rsidR="00E41B84" w:rsidRPr="000A4E05" w:rsidRDefault="00E41B84" w:rsidP="00E41B84">
      <w:pPr>
        <w:pStyle w:val="ListParagraph"/>
        <w:numPr>
          <w:ilvl w:val="0"/>
          <w:numId w:val="7"/>
        </w:numPr>
        <w:rPr>
          <w:lang w:val="en-US"/>
        </w:rPr>
      </w:pPr>
      <w:r>
        <w:rPr>
          <w:lang w:val="en-US"/>
        </w:rPr>
        <w:t>Continue to develop your skills in n</w:t>
      </w:r>
      <w:r w:rsidRPr="000A4E05">
        <w:rPr>
          <w:lang w:val="en-US"/>
        </w:rPr>
        <w:t>egotiation with benefits providers</w:t>
      </w:r>
      <w:r>
        <w:rPr>
          <w:lang w:val="en-US"/>
        </w:rPr>
        <w:t xml:space="preserve"> and consider leveraging procurement teams and methods to support contracting</w:t>
      </w:r>
    </w:p>
    <w:p w14:paraId="0F1B73E0" w14:textId="77777777" w:rsidR="00950B4C" w:rsidRPr="009615C9" w:rsidRDefault="00950B4C" w:rsidP="00950B4C">
      <w:pPr>
        <w:pStyle w:val="ListParagraph"/>
        <w:numPr>
          <w:ilvl w:val="0"/>
          <w:numId w:val="7"/>
        </w:numPr>
        <w:rPr>
          <w:lang w:val="en-US"/>
        </w:rPr>
      </w:pPr>
      <w:r w:rsidRPr="009615C9">
        <w:rPr>
          <w:lang w:val="en-US"/>
        </w:rPr>
        <w:t>Promote the use of decision support tools to enable a more personalized experience</w:t>
      </w:r>
    </w:p>
    <w:p w14:paraId="67697CE9" w14:textId="243406FE" w:rsidR="00E41B84" w:rsidRPr="00950B4C" w:rsidRDefault="00950B4C" w:rsidP="00950B4C">
      <w:pPr>
        <w:pStyle w:val="ListParagraph"/>
        <w:numPr>
          <w:ilvl w:val="0"/>
          <w:numId w:val="7"/>
        </w:numPr>
        <w:rPr>
          <w:lang w:val="en-US"/>
        </w:rPr>
      </w:pPr>
      <w:r w:rsidRPr="009615C9">
        <w:rPr>
          <w:lang w:val="en-US"/>
        </w:rPr>
        <w:t xml:space="preserve">Consider where AI can be used to help make </w:t>
      </w:r>
      <w:r w:rsidR="00DE439F">
        <w:rPr>
          <w:lang w:val="en-US"/>
        </w:rPr>
        <w:t>“</w:t>
      </w:r>
      <w:r w:rsidRPr="009615C9">
        <w:rPr>
          <w:lang w:val="en-US"/>
        </w:rPr>
        <w:t>recommendations</w:t>
      </w:r>
      <w:r w:rsidR="00DE439F">
        <w:rPr>
          <w:lang w:val="en-US"/>
        </w:rPr>
        <w:t>”</w:t>
      </w:r>
      <w:r w:rsidR="00B916B5" w:rsidRPr="009615C9">
        <w:rPr>
          <w:lang w:val="en-US"/>
        </w:rPr>
        <w:t xml:space="preserve"> </w:t>
      </w:r>
      <w:r w:rsidRPr="009615C9">
        <w:rPr>
          <w:lang w:val="en-US"/>
        </w:rPr>
        <w:t xml:space="preserve">of benefits </w:t>
      </w:r>
      <w:r w:rsidRPr="00950B4C">
        <w:rPr>
          <w:lang w:val="en-US"/>
        </w:rPr>
        <w:t xml:space="preserve">and </w:t>
      </w:r>
      <w:r>
        <w:rPr>
          <w:lang w:val="en-US"/>
        </w:rPr>
        <w:t xml:space="preserve">invest in </w:t>
      </w:r>
      <w:r w:rsidR="00E41B84" w:rsidRPr="00950B4C">
        <w:rPr>
          <w:lang w:val="en-US"/>
        </w:rPr>
        <w:t>train</w:t>
      </w:r>
      <w:r>
        <w:rPr>
          <w:lang w:val="en-US"/>
        </w:rPr>
        <w:t xml:space="preserve">ing the </w:t>
      </w:r>
      <w:r w:rsidR="00E41B84" w:rsidRPr="00950B4C">
        <w:rPr>
          <w:lang w:val="en-US"/>
        </w:rPr>
        <w:t xml:space="preserve">AI </w:t>
      </w:r>
    </w:p>
    <w:p w14:paraId="54E9DAC0" w14:textId="370C4E42" w:rsidR="00E41B84" w:rsidRDefault="00E41B84" w:rsidP="00E41B84">
      <w:pPr>
        <w:pStyle w:val="ListParagraph"/>
        <w:numPr>
          <w:ilvl w:val="0"/>
          <w:numId w:val="7"/>
        </w:numPr>
        <w:rPr>
          <w:lang w:val="en-US"/>
        </w:rPr>
      </w:pPr>
      <w:r>
        <w:rPr>
          <w:lang w:val="en-US"/>
        </w:rPr>
        <w:t>Develop benchmark</w:t>
      </w:r>
      <w:r w:rsidR="00AA4D42">
        <w:rPr>
          <w:lang w:val="en-US"/>
        </w:rPr>
        <w:t>s</w:t>
      </w:r>
      <w:r>
        <w:rPr>
          <w:lang w:val="en-US"/>
        </w:rPr>
        <w:t xml:space="preserve"> </w:t>
      </w:r>
      <w:r w:rsidR="00AA4D42">
        <w:rPr>
          <w:lang w:val="en-US"/>
        </w:rPr>
        <w:t xml:space="preserve">of </w:t>
      </w:r>
      <w:r>
        <w:rPr>
          <w:lang w:val="en-US"/>
        </w:rPr>
        <w:t>your organization and peers to understand benefits adoption across different benefit types</w:t>
      </w:r>
      <w:r w:rsidR="00EC1001">
        <w:rPr>
          <w:lang w:val="en-US"/>
        </w:rPr>
        <w:t>.</w:t>
      </w:r>
    </w:p>
    <w:p w14:paraId="01BE71BE" w14:textId="01ACC7D9" w:rsidR="005D3015" w:rsidRDefault="005D3015">
      <w:pPr>
        <w:rPr>
          <w:lang w:val="en-US"/>
        </w:rPr>
      </w:pPr>
    </w:p>
    <w:p w14:paraId="39526F21" w14:textId="733DDDB8" w:rsidR="007F69C7" w:rsidRDefault="007F69C7">
      <w:pPr>
        <w:rPr>
          <w:lang w:val="en-US"/>
        </w:rPr>
      </w:pPr>
      <w:r>
        <w:rPr>
          <w:lang w:val="en-US"/>
        </w:rPr>
        <w:br w:type="page"/>
      </w:r>
    </w:p>
    <w:p w14:paraId="75F9A405" w14:textId="20A5A45D" w:rsidR="00C92C03" w:rsidRPr="00E21FC7" w:rsidRDefault="00C92C03" w:rsidP="009615C9">
      <w:pPr>
        <w:pStyle w:val="Heading1"/>
        <w:numPr>
          <w:ilvl w:val="0"/>
          <w:numId w:val="12"/>
        </w:numPr>
        <w:rPr>
          <w:lang w:val="en-US"/>
        </w:rPr>
      </w:pPr>
      <w:bookmarkStart w:id="161" w:name="_Toc104822336"/>
      <w:r w:rsidRPr="00E21FC7">
        <w:rPr>
          <w:lang w:val="en-US"/>
        </w:rPr>
        <w:lastRenderedPageBreak/>
        <w:t>Offering a Consumer-Grade Communications &amp; Shopping Experience</w:t>
      </w:r>
      <w:bookmarkEnd w:id="161"/>
    </w:p>
    <w:p w14:paraId="47E01244" w14:textId="77777777" w:rsidR="005D3015" w:rsidRDefault="005D3015" w:rsidP="00C92C03">
      <w:pPr>
        <w:pStyle w:val="ListParagraph"/>
        <w:rPr>
          <w:lang w:val="en-US"/>
        </w:rPr>
      </w:pPr>
    </w:p>
    <w:p w14:paraId="1850005B" w14:textId="77777777" w:rsidR="007F69C7" w:rsidRDefault="007F69C7" w:rsidP="00C92C03">
      <w:pPr>
        <w:pStyle w:val="ListParagraph"/>
        <w:rPr>
          <w:lang w:val="en-US"/>
        </w:rPr>
      </w:pPr>
    </w:p>
    <w:p w14:paraId="550156A6" w14:textId="03CF57B6" w:rsidR="00C92C03" w:rsidRPr="009615C9" w:rsidRDefault="00C92C03" w:rsidP="00C92C03">
      <w:pPr>
        <w:pStyle w:val="ListParagraph"/>
        <w:rPr>
          <w:b/>
          <w:bCs/>
          <w:lang w:val="en-US"/>
        </w:rPr>
      </w:pPr>
      <w:r w:rsidRPr="009615C9">
        <w:rPr>
          <w:b/>
          <w:bCs/>
          <w:lang w:val="en-US"/>
        </w:rPr>
        <w:t>Low</w:t>
      </w:r>
    </w:p>
    <w:p w14:paraId="4464933F" w14:textId="77777777" w:rsidR="00EC1001" w:rsidRDefault="00EC1001" w:rsidP="00C92C03">
      <w:pPr>
        <w:pStyle w:val="ListParagraph"/>
        <w:rPr>
          <w:lang w:val="en-US"/>
        </w:rPr>
      </w:pPr>
    </w:p>
    <w:p w14:paraId="6A5FC9B5" w14:textId="6E231550" w:rsidR="00BB1D85" w:rsidRDefault="00AA4D42" w:rsidP="00BB1D85">
      <w:pPr>
        <w:pStyle w:val="ListParagraph"/>
        <w:rPr>
          <w:lang w:val="en-US"/>
        </w:rPr>
      </w:pPr>
      <w:r>
        <w:rPr>
          <w:lang w:val="en-US"/>
        </w:rPr>
        <w:t>Your benefits operations have likely</w:t>
      </w:r>
      <w:r w:rsidR="00BB1D85">
        <w:rPr>
          <w:lang w:val="en-US"/>
        </w:rPr>
        <w:t xml:space="preserve"> achieved a level of streamlining and automation</w:t>
      </w:r>
      <w:r>
        <w:rPr>
          <w:lang w:val="en-US"/>
        </w:rPr>
        <w:t>,</w:t>
      </w:r>
      <w:r w:rsidR="00BB1D85">
        <w:rPr>
          <w:lang w:val="en-US"/>
        </w:rPr>
        <w:t xml:space="preserve"> and your employees have a level of understanding of how to </w:t>
      </w:r>
      <w:r w:rsidR="00F94EC5">
        <w:rPr>
          <w:lang w:val="en-US"/>
        </w:rPr>
        <w:t xml:space="preserve">enroll and select </w:t>
      </w:r>
      <w:r w:rsidR="00BB1D85">
        <w:rPr>
          <w:lang w:val="en-US"/>
        </w:rPr>
        <w:t>benefit</w:t>
      </w:r>
      <w:r w:rsidR="00F94EC5">
        <w:rPr>
          <w:lang w:val="en-US"/>
        </w:rPr>
        <w:t>s</w:t>
      </w:r>
      <w:r w:rsidR="00BB1D85">
        <w:rPr>
          <w:lang w:val="en-US"/>
        </w:rPr>
        <w:t>.</w:t>
      </w:r>
    </w:p>
    <w:p w14:paraId="77CA06FB" w14:textId="1E1EC516" w:rsidR="00BB1D85" w:rsidRDefault="00BB1D85" w:rsidP="00BB1D85">
      <w:pPr>
        <w:pStyle w:val="ListParagraph"/>
        <w:rPr>
          <w:lang w:val="en-US"/>
        </w:rPr>
      </w:pPr>
    </w:p>
    <w:p w14:paraId="5676B3AA" w14:textId="4796EA7B" w:rsidR="00F94EC5" w:rsidRDefault="00F94EC5" w:rsidP="00F94EC5">
      <w:pPr>
        <w:pStyle w:val="ListParagraph"/>
        <w:rPr>
          <w:lang w:val="en-US"/>
        </w:rPr>
      </w:pPr>
      <w:r>
        <w:rPr>
          <w:lang w:val="en-US"/>
        </w:rPr>
        <w:t>Employees are also consumers</w:t>
      </w:r>
      <w:r w:rsidR="00B64038">
        <w:rPr>
          <w:lang w:val="en-US"/>
        </w:rPr>
        <w:t>,</w:t>
      </w:r>
      <w:r>
        <w:rPr>
          <w:lang w:val="en-US"/>
        </w:rPr>
        <w:t xml:space="preserve"> and benefits leaders have recognized that benefits should be more flexible to allow employees not only a greater range of choice but also flexibility </w:t>
      </w:r>
      <w:r w:rsidR="00B64038">
        <w:rPr>
          <w:lang w:val="en-US"/>
        </w:rPr>
        <w:t xml:space="preserve">in </w:t>
      </w:r>
      <w:r>
        <w:rPr>
          <w:lang w:val="en-US"/>
        </w:rPr>
        <w:t xml:space="preserve">how and when to use the benefit. Where a process is simplified, there is also a correlation </w:t>
      </w:r>
      <w:r w:rsidR="00B64038">
        <w:rPr>
          <w:lang w:val="en-US"/>
        </w:rPr>
        <w:t>with</w:t>
      </w:r>
      <w:r>
        <w:rPr>
          <w:lang w:val="en-US"/>
        </w:rPr>
        <w:t xml:space="preserve"> increased benefit adoption and reduced cycle times. </w:t>
      </w:r>
    </w:p>
    <w:p w14:paraId="7FEDD3E7" w14:textId="77777777" w:rsidR="00F94EC5" w:rsidRDefault="00F94EC5" w:rsidP="00BB1D85">
      <w:pPr>
        <w:pStyle w:val="ListParagraph"/>
        <w:rPr>
          <w:lang w:val="en-US"/>
        </w:rPr>
      </w:pPr>
    </w:p>
    <w:p w14:paraId="1C7AD069" w14:textId="03AE3A7E" w:rsidR="00BB1D85" w:rsidRDefault="00BB1D85" w:rsidP="00BB1D85">
      <w:pPr>
        <w:pStyle w:val="ListParagraph"/>
        <w:rPr>
          <w:lang w:val="en-US"/>
        </w:rPr>
      </w:pPr>
      <w:r>
        <w:rPr>
          <w:lang w:val="en-US"/>
        </w:rPr>
        <w:t xml:space="preserve">You may need to continue to refine the </w:t>
      </w:r>
      <w:r w:rsidR="00F94EC5">
        <w:rPr>
          <w:lang w:val="en-US"/>
        </w:rPr>
        <w:t>process. O</w:t>
      </w:r>
      <w:r>
        <w:rPr>
          <w:lang w:val="en-US"/>
        </w:rPr>
        <w:t xml:space="preserve">ver 90% of organizations </w:t>
      </w:r>
      <w:r w:rsidR="00393583">
        <w:rPr>
          <w:lang w:val="en-US"/>
        </w:rPr>
        <w:t xml:space="preserve">recognize the </w:t>
      </w:r>
      <w:r>
        <w:rPr>
          <w:lang w:val="en-US"/>
        </w:rPr>
        <w:t xml:space="preserve">need </w:t>
      </w:r>
      <w:r w:rsidR="00393583">
        <w:rPr>
          <w:lang w:val="en-US"/>
        </w:rPr>
        <w:t xml:space="preserve">to undertake </w:t>
      </w:r>
      <w:r w:rsidR="00F94EC5">
        <w:rPr>
          <w:lang w:val="en-US"/>
        </w:rPr>
        <w:t xml:space="preserve">ongoing </w:t>
      </w:r>
      <w:r w:rsidR="00393583">
        <w:rPr>
          <w:lang w:val="en-US"/>
        </w:rPr>
        <w:t xml:space="preserve">improvement </w:t>
      </w:r>
      <w:r w:rsidR="00F94EC5">
        <w:rPr>
          <w:lang w:val="en-US"/>
        </w:rPr>
        <w:t xml:space="preserve">of the benefits experience: </w:t>
      </w:r>
    </w:p>
    <w:p w14:paraId="2E99FE20" w14:textId="77777777" w:rsidR="00BB1D85" w:rsidRDefault="00BB1D85" w:rsidP="00BB1D85">
      <w:pPr>
        <w:pStyle w:val="ListParagraph"/>
        <w:numPr>
          <w:ilvl w:val="0"/>
          <w:numId w:val="3"/>
        </w:numPr>
        <w:rPr>
          <w:lang w:val="en-US"/>
        </w:rPr>
      </w:pPr>
      <w:r>
        <w:rPr>
          <w:lang w:val="en-US"/>
        </w:rPr>
        <w:t>Enhancing their benefits interactions and communication</w:t>
      </w:r>
    </w:p>
    <w:p w14:paraId="64B6CB05" w14:textId="63B61179" w:rsidR="00BB1D85" w:rsidRDefault="00BB1D85" w:rsidP="00BB1D85">
      <w:pPr>
        <w:pStyle w:val="ListParagraph"/>
        <w:numPr>
          <w:ilvl w:val="0"/>
          <w:numId w:val="3"/>
        </w:numPr>
        <w:rPr>
          <w:lang w:val="en-US"/>
        </w:rPr>
      </w:pPr>
      <w:r>
        <w:rPr>
          <w:lang w:val="en-US"/>
        </w:rPr>
        <w:t>Ensuring their benefits technology proactively alerts employees to potential wellness opportunities in telehealth, disease management, and mental health support</w:t>
      </w:r>
      <w:r w:rsidR="006A7A71">
        <w:rPr>
          <w:lang w:val="en-US"/>
        </w:rPr>
        <w:t>.</w:t>
      </w:r>
    </w:p>
    <w:p w14:paraId="631421E7" w14:textId="2B575AD6" w:rsidR="00982FD9" w:rsidRDefault="00982FD9" w:rsidP="00C92C03">
      <w:pPr>
        <w:pStyle w:val="ListParagraph"/>
        <w:rPr>
          <w:lang w:val="en-US"/>
        </w:rPr>
      </w:pPr>
    </w:p>
    <w:p w14:paraId="1238B22A" w14:textId="1C0E350A" w:rsidR="00FB7BAD" w:rsidRDefault="001F437F" w:rsidP="00FB7BAD">
      <w:pPr>
        <w:pStyle w:val="ListParagraph"/>
        <w:rPr>
          <w:lang w:val="en-US"/>
        </w:rPr>
      </w:pPr>
      <w:r>
        <w:rPr>
          <w:lang w:val="en-US"/>
        </w:rPr>
        <w:t>A</w:t>
      </w:r>
      <w:r w:rsidR="00A80E21">
        <w:rPr>
          <w:lang w:val="en-US"/>
        </w:rPr>
        <w:t xml:space="preserve">ctivities </w:t>
      </w:r>
      <w:r w:rsidR="00FB7BAD">
        <w:rPr>
          <w:lang w:val="en-US"/>
        </w:rPr>
        <w:t>that could be undertaken to deliver a consumer</w:t>
      </w:r>
      <w:r w:rsidR="00FB7BAD" w:rsidRPr="00FB7BAD">
        <w:rPr>
          <w:lang w:val="en-US"/>
        </w:rPr>
        <w:t>-</w:t>
      </w:r>
      <w:r w:rsidR="00FB7BAD">
        <w:rPr>
          <w:lang w:val="en-US"/>
        </w:rPr>
        <w:t>g</w:t>
      </w:r>
      <w:r w:rsidR="00FB7BAD" w:rsidRPr="00FB7BAD">
        <w:rPr>
          <w:lang w:val="en-US"/>
        </w:rPr>
        <w:t xml:space="preserve">rade </w:t>
      </w:r>
      <w:r w:rsidR="00FB7BAD">
        <w:rPr>
          <w:lang w:val="en-US"/>
        </w:rPr>
        <w:t>c</w:t>
      </w:r>
      <w:r w:rsidR="00FB7BAD" w:rsidRPr="00FB7BAD">
        <w:rPr>
          <w:lang w:val="en-US"/>
        </w:rPr>
        <w:t xml:space="preserve">ommunications &amp; </w:t>
      </w:r>
      <w:r w:rsidR="00FB7BAD">
        <w:rPr>
          <w:lang w:val="en-US"/>
        </w:rPr>
        <w:t>s</w:t>
      </w:r>
      <w:r w:rsidR="00FB7BAD" w:rsidRPr="00FB7BAD">
        <w:rPr>
          <w:lang w:val="en-US"/>
        </w:rPr>
        <w:t xml:space="preserve">hopping </w:t>
      </w:r>
      <w:r w:rsidR="00FB7BAD">
        <w:rPr>
          <w:lang w:val="en-US"/>
        </w:rPr>
        <w:t>e</w:t>
      </w:r>
      <w:r w:rsidR="00FB7BAD" w:rsidRPr="00FB7BAD">
        <w:rPr>
          <w:lang w:val="en-US"/>
        </w:rPr>
        <w:t>xperience</w:t>
      </w:r>
      <w:r w:rsidR="00FB7BAD">
        <w:rPr>
          <w:lang w:val="en-US"/>
        </w:rPr>
        <w:t xml:space="preserve"> include:</w:t>
      </w:r>
    </w:p>
    <w:p w14:paraId="51448035" w14:textId="459C04FC" w:rsidR="00FD4C73" w:rsidRDefault="00FD4C73" w:rsidP="00C92C03">
      <w:pPr>
        <w:pStyle w:val="ListParagraph"/>
        <w:rPr>
          <w:lang w:val="en-US"/>
        </w:rPr>
      </w:pPr>
    </w:p>
    <w:p w14:paraId="097CE29D" w14:textId="4E06A407" w:rsidR="00FB7BAD" w:rsidRDefault="00FB7BAD" w:rsidP="00BF1182">
      <w:pPr>
        <w:pStyle w:val="ListParagraph"/>
        <w:numPr>
          <w:ilvl w:val="0"/>
          <w:numId w:val="11"/>
        </w:numPr>
      </w:pPr>
      <w:r>
        <w:t xml:space="preserve">Review your </w:t>
      </w:r>
      <w:r w:rsidRPr="00FB7BAD">
        <w:t>technology</w:t>
      </w:r>
      <w:r>
        <w:t xml:space="preserve"> landscape</w:t>
      </w:r>
      <w:r w:rsidRPr="00FB7BAD">
        <w:t xml:space="preserve"> </w:t>
      </w:r>
      <w:r w:rsidR="00B64038">
        <w:t xml:space="preserve">and </w:t>
      </w:r>
      <w:r>
        <w:t xml:space="preserve">level of </w:t>
      </w:r>
      <w:r w:rsidRPr="00FB7BAD">
        <w:t>automation</w:t>
      </w:r>
      <w:r w:rsidRPr="00BF1182">
        <w:rPr>
          <w:lang w:val="en-US"/>
        </w:rPr>
        <w:t>,</w:t>
      </w:r>
      <w:r w:rsidRPr="00FB7BAD">
        <w:t xml:space="preserve"> and </w:t>
      </w:r>
      <w:r>
        <w:t xml:space="preserve">do a configuration </w:t>
      </w:r>
      <w:r w:rsidR="00800751">
        <w:t>health check</w:t>
      </w:r>
      <w:r>
        <w:t xml:space="preserve"> </w:t>
      </w:r>
    </w:p>
    <w:p w14:paraId="7DC50940" w14:textId="28E36AE8" w:rsidR="001B3EB9" w:rsidRDefault="001B3EB9" w:rsidP="00BF1182">
      <w:pPr>
        <w:pStyle w:val="ListParagraph"/>
        <w:numPr>
          <w:ilvl w:val="0"/>
          <w:numId w:val="11"/>
        </w:numPr>
      </w:pPr>
      <w:r>
        <w:t>Consider building a business case to deliver an improved communication and technology solution that includes a benefit</w:t>
      </w:r>
      <w:r w:rsidR="00B64038">
        <w:t>s</w:t>
      </w:r>
      <w:r>
        <w:t xml:space="preserve"> marketplace with </w:t>
      </w:r>
      <w:r w:rsidR="00060253">
        <w:t>sophisticated</w:t>
      </w:r>
      <w:r>
        <w:t xml:space="preserve"> communication tools</w:t>
      </w:r>
      <w:r w:rsidR="00393583">
        <w:t xml:space="preserve">. Technologies are increasingly investing in integrations of benefits with work platforms such as MS </w:t>
      </w:r>
      <w:r w:rsidR="00567112">
        <w:t>T</w:t>
      </w:r>
      <w:r>
        <w:t xml:space="preserve">eams for </w:t>
      </w:r>
      <w:r w:rsidR="00393583">
        <w:t xml:space="preserve">a </w:t>
      </w:r>
      <w:r>
        <w:t>Virtual Assistant</w:t>
      </w:r>
      <w:r w:rsidR="00B64038">
        <w:t xml:space="preserve"> and </w:t>
      </w:r>
      <w:r>
        <w:t>text messaging options</w:t>
      </w:r>
      <w:r w:rsidR="00060253">
        <w:t xml:space="preserve"> as well as</w:t>
      </w:r>
      <w:r>
        <w:t xml:space="preserve"> email alerts</w:t>
      </w:r>
      <w:r w:rsidR="00060253">
        <w:t xml:space="preserve"> and a knowledge center full of videos and stories.</w:t>
      </w:r>
      <w:r w:rsidR="00393583" w:rsidRPr="00393583">
        <w:rPr>
          <w:lang w:val="en-US"/>
        </w:rPr>
        <w:t xml:space="preserve"> </w:t>
      </w:r>
      <w:r w:rsidR="00393583">
        <w:rPr>
          <w:lang w:val="en-US"/>
        </w:rPr>
        <w:t xml:space="preserve">Consumer-grade experiences are typically achieved through </w:t>
      </w:r>
      <w:r w:rsidR="006A7A71">
        <w:rPr>
          <w:lang w:val="en-US"/>
        </w:rPr>
        <w:t xml:space="preserve">a </w:t>
      </w:r>
      <w:r w:rsidR="00393583" w:rsidRPr="00FD4C73">
        <w:rPr>
          <w:lang w:val="en-US"/>
        </w:rPr>
        <w:t>digital transformation</w:t>
      </w:r>
      <w:r w:rsidR="00393583">
        <w:rPr>
          <w:lang w:val="en-US"/>
        </w:rPr>
        <w:t xml:space="preserve"> </w:t>
      </w:r>
      <w:r w:rsidR="006A7A71">
        <w:rPr>
          <w:lang w:val="en-US"/>
        </w:rPr>
        <w:t>project</w:t>
      </w:r>
      <w:r w:rsidR="00DE439F">
        <w:rPr>
          <w:lang w:val="en-US"/>
        </w:rPr>
        <w:t>, including</w:t>
      </w:r>
      <w:r w:rsidR="006A7A71">
        <w:rPr>
          <w:lang w:val="en-US"/>
        </w:rPr>
        <w:t xml:space="preserve"> a </w:t>
      </w:r>
      <w:r w:rsidR="00393583">
        <w:rPr>
          <w:lang w:val="en-US"/>
        </w:rPr>
        <w:t xml:space="preserve">system migration to more modern technology. Through enhancing the experience, a </w:t>
      </w:r>
      <w:r w:rsidR="00393583" w:rsidRPr="00FD4C73">
        <w:rPr>
          <w:lang w:val="en-US"/>
        </w:rPr>
        <w:t xml:space="preserve">digital </w:t>
      </w:r>
      <w:r w:rsidR="00393583">
        <w:rPr>
          <w:lang w:val="en-US"/>
        </w:rPr>
        <w:t xml:space="preserve">transformation plays </w:t>
      </w:r>
      <w:r w:rsidR="00393583" w:rsidRPr="00FD4C73">
        <w:rPr>
          <w:lang w:val="en-US"/>
        </w:rPr>
        <w:t xml:space="preserve">a key role </w:t>
      </w:r>
      <w:r w:rsidR="00393583">
        <w:rPr>
          <w:lang w:val="en-US"/>
        </w:rPr>
        <w:t xml:space="preserve">in </w:t>
      </w:r>
      <w:r w:rsidR="00393583" w:rsidRPr="00FD4C73">
        <w:rPr>
          <w:lang w:val="en-US"/>
        </w:rPr>
        <w:t xml:space="preserve">reducing the benefits </w:t>
      </w:r>
      <w:r w:rsidR="00B916B5" w:rsidRPr="00FD4C73">
        <w:rPr>
          <w:lang w:val="en-US"/>
        </w:rPr>
        <w:t>team</w:t>
      </w:r>
      <w:r w:rsidR="00DE439F">
        <w:rPr>
          <w:lang w:val="en-US"/>
        </w:rPr>
        <w:t>’</w:t>
      </w:r>
      <w:r w:rsidR="00B916B5" w:rsidRPr="00FD4C73">
        <w:rPr>
          <w:lang w:val="en-US"/>
        </w:rPr>
        <w:t xml:space="preserve">s </w:t>
      </w:r>
      <w:r w:rsidR="00393583" w:rsidRPr="00FD4C73">
        <w:rPr>
          <w:lang w:val="en-US"/>
        </w:rPr>
        <w:t xml:space="preserve">involvement in administration </w:t>
      </w:r>
      <w:r w:rsidR="00B64038" w:rsidRPr="00FD4C73">
        <w:rPr>
          <w:lang w:val="en-US"/>
        </w:rPr>
        <w:t>whil</w:t>
      </w:r>
      <w:r w:rsidR="00B64038">
        <w:rPr>
          <w:lang w:val="en-US"/>
        </w:rPr>
        <w:t>e</w:t>
      </w:r>
      <w:r w:rsidR="00B64038" w:rsidRPr="00FD4C73">
        <w:rPr>
          <w:lang w:val="en-US"/>
        </w:rPr>
        <w:t xml:space="preserve"> </w:t>
      </w:r>
      <w:r w:rsidR="00393583" w:rsidRPr="00FD4C73">
        <w:rPr>
          <w:lang w:val="en-US"/>
        </w:rPr>
        <w:t xml:space="preserve">providing </w:t>
      </w:r>
      <w:r w:rsidR="00B64038">
        <w:rPr>
          <w:lang w:val="en-US"/>
        </w:rPr>
        <w:t xml:space="preserve">the </w:t>
      </w:r>
      <w:r w:rsidR="00393583">
        <w:rPr>
          <w:lang w:val="en-US"/>
        </w:rPr>
        <w:t xml:space="preserve">key </w:t>
      </w:r>
      <w:r w:rsidR="00393583" w:rsidRPr="00FD4C73">
        <w:rPr>
          <w:lang w:val="en-US"/>
        </w:rPr>
        <w:t xml:space="preserve">analytics necessary to </w:t>
      </w:r>
      <w:r w:rsidR="00393583">
        <w:rPr>
          <w:lang w:val="en-US"/>
        </w:rPr>
        <w:t>assess program performance</w:t>
      </w:r>
      <w:r w:rsidR="006A7A71">
        <w:rPr>
          <w:lang w:val="en-US"/>
        </w:rPr>
        <w:t xml:space="preserve"> and improv</w:t>
      </w:r>
      <w:r w:rsidR="00B64038">
        <w:rPr>
          <w:lang w:val="en-US"/>
        </w:rPr>
        <w:t>e</w:t>
      </w:r>
      <w:r w:rsidR="006A7A71">
        <w:rPr>
          <w:lang w:val="en-US"/>
        </w:rPr>
        <w:t xml:space="preserve"> the employee experience</w:t>
      </w:r>
    </w:p>
    <w:p w14:paraId="1BAC29D1" w14:textId="52DBC7A8" w:rsidR="00BF1182" w:rsidRDefault="00BF1182" w:rsidP="004303C7">
      <w:pPr>
        <w:pStyle w:val="ListParagraph"/>
        <w:numPr>
          <w:ilvl w:val="0"/>
          <w:numId w:val="11"/>
        </w:numPr>
      </w:pPr>
      <w:r>
        <w:t xml:space="preserve">Ensure decision support is part of your solution </w:t>
      </w:r>
    </w:p>
    <w:p w14:paraId="3C09F7FB" w14:textId="120E8A12" w:rsidR="00BF1182" w:rsidRPr="00BF1182" w:rsidRDefault="00BF1182" w:rsidP="004303C7">
      <w:pPr>
        <w:pStyle w:val="ListParagraph"/>
        <w:numPr>
          <w:ilvl w:val="0"/>
          <w:numId w:val="11"/>
        </w:numPr>
      </w:pPr>
      <w:r w:rsidRPr="00BF1182">
        <w:t xml:space="preserve">Alert employees to potential </w:t>
      </w:r>
      <w:r>
        <w:t xml:space="preserve">benefit and </w:t>
      </w:r>
      <w:r w:rsidRPr="00BF1182">
        <w:t>wellness opportunities</w:t>
      </w:r>
      <w:r w:rsidR="00060253">
        <w:t xml:space="preserve"> in line with key triggering events</w:t>
      </w:r>
    </w:p>
    <w:p w14:paraId="657B256F" w14:textId="4CDAFF8E" w:rsidR="00BF1182" w:rsidRPr="00BF1182" w:rsidRDefault="00BF1182" w:rsidP="004303C7">
      <w:pPr>
        <w:pStyle w:val="ListParagraph"/>
        <w:numPr>
          <w:ilvl w:val="0"/>
          <w:numId w:val="11"/>
        </w:numPr>
      </w:pPr>
      <w:r>
        <w:t>Enable p</w:t>
      </w:r>
      <w:r w:rsidRPr="00BF1182">
        <w:t xml:space="preserve">ersonalized recommendations </w:t>
      </w:r>
      <w:r w:rsidR="00B64038">
        <w:t>to propose</w:t>
      </w:r>
      <w:r w:rsidR="00B64038" w:rsidRPr="00BF1182">
        <w:t xml:space="preserve"> </w:t>
      </w:r>
      <w:r w:rsidR="00B64038">
        <w:t xml:space="preserve">the </w:t>
      </w:r>
      <w:r w:rsidRPr="00BF1182">
        <w:t>most appropriate benefits packages</w:t>
      </w:r>
      <w:r>
        <w:t xml:space="preserve"> using AI and capturing personal preferences and leveraging data such as </w:t>
      </w:r>
      <w:r w:rsidR="00DE439F">
        <w:t>“</w:t>
      </w:r>
      <w:r>
        <w:t>people like you</w:t>
      </w:r>
      <w:r w:rsidR="00DE439F">
        <w:t>”</w:t>
      </w:r>
    </w:p>
    <w:p w14:paraId="548754CB" w14:textId="2CEF707C" w:rsidR="00BF1182" w:rsidRDefault="00567112" w:rsidP="00BF1182">
      <w:pPr>
        <w:pStyle w:val="ListParagraph"/>
        <w:numPr>
          <w:ilvl w:val="0"/>
          <w:numId w:val="11"/>
        </w:numPr>
      </w:pPr>
      <w:r>
        <w:t>Enable p</w:t>
      </w:r>
      <w:r w:rsidR="00BF1182" w:rsidRPr="00BF1182">
        <w:t>redictions of future costs for employees</w:t>
      </w:r>
      <w:r>
        <w:t xml:space="preserve"> and estimated out</w:t>
      </w:r>
      <w:r w:rsidR="00DE439F">
        <w:t>-of-</w:t>
      </w:r>
      <w:r>
        <w:t>pocket expenses</w:t>
      </w:r>
    </w:p>
    <w:p w14:paraId="4E453647" w14:textId="3149F17B" w:rsidR="00060253" w:rsidRDefault="00060253" w:rsidP="00BF1182">
      <w:pPr>
        <w:pStyle w:val="ListParagraph"/>
        <w:numPr>
          <w:ilvl w:val="0"/>
          <w:numId w:val="11"/>
        </w:numPr>
      </w:pPr>
      <w:r>
        <w:t xml:space="preserve">Enable payroll modeling of benefits selections </w:t>
      </w:r>
      <w:r w:rsidR="00B64038">
        <w:t xml:space="preserve">using </w:t>
      </w:r>
      <w:r>
        <w:t>closer integration with payroll and HR platforms</w:t>
      </w:r>
      <w:r w:rsidR="006A7A71">
        <w:t>.</w:t>
      </w:r>
    </w:p>
    <w:p w14:paraId="6200521C" w14:textId="435B077B" w:rsidR="00060253" w:rsidRDefault="00060253" w:rsidP="004303C7">
      <w:pPr>
        <w:pStyle w:val="ListParagraph"/>
        <w:numPr>
          <w:ilvl w:val="0"/>
          <w:numId w:val="11"/>
        </w:numPr>
      </w:pPr>
      <w:r>
        <w:t>Deliver total reward statements</w:t>
      </w:r>
      <w:r w:rsidR="00B64038">
        <w:t>, utilize payslip messages,</w:t>
      </w:r>
      <w:r>
        <w:t xml:space="preserve"> and </w:t>
      </w:r>
      <w:r w:rsidR="00DE439F">
        <w:t>“</w:t>
      </w:r>
      <w:r>
        <w:t>explain my benefits</w:t>
      </w:r>
      <w:r w:rsidR="00DE439F">
        <w:t>”</w:t>
      </w:r>
      <w:r w:rsidR="00B916B5">
        <w:t xml:space="preserve"> </w:t>
      </w:r>
      <w:r>
        <w:t xml:space="preserve">help </w:t>
      </w:r>
      <w:r w:rsidR="00567112">
        <w:t>tutorials.</w:t>
      </w:r>
      <w:r>
        <w:t xml:space="preserve"> </w:t>
      </w:r>
    </w:p>
    <w:p w14:paraId="0D781B6E" w14:textId="77777777" w:rsidR="00FB7BAD" w:rsidRDefault="00FB7BAD" w:rsidP="00C92C03">
      <w:pPr>
        <w:pStyle w:val="ListParagraph"/>
        <w:rPr>
          <w:lang w:val="en-US"/>
        </w:rPr>
      </w:pPr>
    </w:p>
    <w:p w14:paraId="68B14BC5" w14:textId="5CDD3298" w:rsidR="00FD4C73" w:rsidRDefault="00FD4C73" w:rsidP="00C92C03">
      <w:pPr>
        <w:pStyle w:val="ListParagraph"/>
        <w:rPr>
          <w:lang w:val="en-US"/>
        </w:rPr>
      </w:pPr>
    </w:p>
    <w:p w14:paraId="7A23649D" w14:textId="77777777" w:rsidR="00C92C03" w:rsidRPr="009615C9" w:rsidRDefault="00C92C03" w:rsidP="00C92C03">
      <w:pPr>
        <w:pStyle w:val="ListParagraph"/>
        <w:rPr>
          <w:b/>
          <w:bCs/>
          <w:lang w:val="en-US"/>
        </w:rPr>
      </w:pPr>
      <w:r w:rsidRPr="009615C9">
        <w:rPr>
          <w:b/>
          <w:bCs/>
          <w:lang w:val="en-US"/>
        </w:rPr>
        <w:t>Medium</w:t>
      </w:r>
    </w:p>
    <w:p w14:paraId="01CB3ED6" w14:textId="77777777" w:rsidR="00F94EC5" w:rsidRDefault="00F94EC5" w:rsidP="00BB1D85">
      <w:pPr>
        <w:pStyle w:val="ListParagraph"/>
        <w:rPr>
          <w:lang w:val="en-US"/>
        </w:rPr>
      </w:pPr>
    </w:p>
    <w:p w14:paraId="7AE644EE" w14:textId="7E2B5F11" w:rsidR="00BB1D85" w:rsidRDefault="00B64038" w:rsidP="00BB1D85">
      <w:pPr>
        <w:pStyle w:val="ListParagraph"/>
        <w:rPr>
          <w:lang w:val="en-US"/>
        </w:rPr>
      </w:pPr>
      <w:r>
        <w:rPr>
          <w:lang w:val="en-US"/>
        </w:rPr>
        <w:t>Your benefits operations are likely</w:t>
      </w:r>
      <w:r w:rsidR="00BB1D85">
        <w:rPr>
          <w:lang w:val="en-US"/>
        </w:rPr>
        <w:t xml:space="preserve"> streamlined and automated</w:t>
      </w:r>
      <w:r>
        <w:rPr>
          <w:lang w:val="en-US"/>
        </w:rPr>
        <w:t>,</w:t>
      </w:r>
      <w:r w:rsidR="00BB1D85">
        <w:rPr>
          <w:lang w:val="en-US"/>
        </w:rPr>
        <w:t xml:space="preserve"> and your employees have a level of understanding of how to shop and find benefit in your benefits offerings.</w:t>
      </w:r>
    </w:p>
    <w:p w14:paraId="06810E13" w14:textId="77777777" w:rsidR="00F94EC5" w:rsidRDefault="00F94EC5" w:rsidP="00F94EC5">
      <w:pPr>
        <w:pStyle w:val="ListParagraph"/>
        <w:rPr>
          <w:lang w:val="en-US"/>
        </w:rPr>
      </w:pPr>
    </w:p>
    <w:p w14:paraId="1D4EE229" w14:textId="60EB05A3" w:rsidR="00393583" w:rsidRDefault="00393583" w:rsidP="00393583">
      <w:pPr>
        <w:pStyle w:val="ListParagraph"/>
        <w:rPr>
          <w:lang w:val="en-US"/>
        </w:rPr>
      </w:pPr>
      <w:r>
        <w:rPr>
          <w:lang w:val="en-US"/>
        </w:rPr>
        <w:t xml:space="preserve">You may need to continue to refine the process. Over 90% of organizations recognize the need to undertake ongoing improvement of the benefits experience: </w:t>
      </w:r>
    </w:p>
    <w:p w14:paraId="539AE03D" w14:textId="77777777" w:rsidR="00BB1D85" w:rsidRDefault="00BB1D85" w:rsidP="00BB1D85">
      <w:pPr>
        <w:pStyle w:val="ListParagraph"/>
        <w:numPr>
          <w:ilvl w:val="0"/>
          <w:numId w:val="3"/>
        </w:numPr>
        <w:rPr>
          <w:lang w:val="en-US"/>
        </w:rPr>
      </w:pPr>
      <w:r>
        <w:rPr>
          <w:lang w:val="en-US"/>
        </w:rPr>
        <w:t>Enhancing their benefits interactions and communication</w:t>
      </w:r>
    </w:p>
    <w:p w14:paraId="77995561" w14:textId="5158A7AF" w:rsidR="00BB1D85" w:rsidRDefault="00BB1D85" w:rsidP="00BB1D85">
      <w:pPr>
        <w:pStyle w:val="ListParagraph"/>
        <w:numPr>
          <w:ilvl w:val="0"/>
          <w:numId w:val="3"/>
        </w:numPr>
        <w:rPr>
          <w:lang w:val="en-US"/>
        </w:rPr>
      </w:pPr>
      <w:r>
        <w:rPr>
          <w:lang w:val="en-US"/>
        </w:rPr>
        <w:t>Ensuring their benefits technology proactively alerts employees to potential wellness opportunities in telehealth, disease management, and mental health support</w:t>
      </w:r>
      <w:r w:rsidR="006A7A71">
        <w:rPr>
          <w:lang w:val="en-US"/>
        </w:rPr>
        <w:t>.</w:t>
      </w:r>
    </w:p>
    <w:p w14:paraId="0FEA5F61" w14:textId="17862E94" w:rsidR="00567112" w:rsidRDefault="00567112" w:rsidP="00C92C03">
      <w:pPr>
        <w:pStyle w:val="ListParagraph"/>
        <w:rPr>
          <w:lang w:val="en-US"/>
        </w:rPr>
      </w:pPr>
    </w:p>
    <w:p w14:paraId="6EFD4A84" w14:textId="58F18115" w:rsidR="00567112" w:rsidRDefault="001F437F" w:rsidP="00567112">
      <w:pPr>
        <w:pStyle w:val="ListParagraph"/>
        <w:rPr>
          <w:lang w:val="en-US"/>
        </w:rPr>
      </w:pPr>
      <w:r>
        <w:rPr>
          <w:lang w:val="en-US"/>
        </w:rPr>
        <w:t>A</w:t>
      </w:r>
      <w:r w:rsidR="00567112">
        <w:rPr>
          <w:lang w:val="en-US"/>
        </w:rPr>
        <w:t xml:space="preserve">ctivities that could be undertaken to </w:t>
      </w:r>
      <w:r>
        <w:rPr>
          <w:lang w:val="en-US"/>
        </w:rPr>
        <w:t xml:space="preserve">enhance your </w:t>
      </w:r>
      <w:r w:rsidR="00567112">
        <w:rPr>
          <w:lang w:val="en-US"/>
        </w:rPr>
        <w:t>consumer</w:t>
      </w:r>
      <w:r w:rsidR="00567112" w:rsidRPr="00FB7BAD">
        <w:rPr>
          <w:lang w:val="en-US"/>
        </w:rPr>
        <w:t>-</w:t>
      </w:r>
      <w:r w:rsidR="00567112">
        <w:rPr>
          <w:lang w:val="en-US"/>
        </w:rPr>
        <w:t>g</w:t>
      </w:r>
      <w:r w:rsidR="00567112" w:rsidRPr="00FB7BAD">
        <w:rPr>
          <w:lang w:val="en-US"/>
        </w:rPr>
        <w:t xml:space="preserve">rade </w:t>
      </w:r>
      <w:r w:rsidR="00567112">
        <w:rPr>
          <w:lang w:val="en-US"/>
        </w:rPr>
        <w:t>c</w:t>
      </w:r>
      <w:r w:rsidR="00567112" w:rsidRPr="00FB7BAD">
        <w:rPr>
          <w:lang w:val="en-US"/>
        </w:rPr>
        <w:t xml:space="preserve">ommunications &amp; </w:t>
      </w:r>
      <w:r w:rsidR="00567112">
        <w:rPr>
          <w:lang w:val="en-US"/>
        </w:rPr>
        <w:t>s</w:t>
      </w:r>
      <w:r w:rsidR="00567112" w:rsidRPr="00FB7BAD">
        <w:rPr>
          <w:lang w:val="en-US"/>
        </w:rPr>
        <w:t xml:space="preserve">hopping </w:t>
      </w:r>
      <w:r w:rsidR="00567112">
        <w:rPr>
          <w:lang w:val="en-US"/>
        </w:rPr>
        <w:t>e</w:t>
      </w:r>
      <w:r w:rsidR="00567112" w:rsidRPr="00FB7BAD">
        <w:rPr>
          <w:lang w:val="en-US"/>
        </w:rPr>
        <w:t>xperience</w:t>
      </w:r>
      <w:r w:rsidR="00567112">
        <w:rPr>
          <w:lang w:val="en-US"/>
        </w:rPr>
        <w:t xml:space="preserve"> include:</w:t>
      </w:r>
    </w:p>
    <w:p w14:paraId="062099FA" w14:textId="77777777" w:rsidR="00567112" w:rsidRDefault="00567112" w:rsidP="00567112">
      <w:pPr>
        <w:pStyle w:val="ListParagraph"/>
        <w:rPr>
          <w:lang w:val="en-US"/>
        </w:rPr>
      </w:pPr>
    </w:p>
    <w:p w14:paraId="2BBFAE37" w14:textId="0DE54B57" w:rsidR="00567112" w:rsidRDefault="00567112" w:rsidP="00567112">
      <w:pPr>
        <w:pStyle w:val="ListParagraph"/>
        <w:numPr>
          <w:ilvl w:val="0"/>
          <w:numId w:val="11"/>
        </w:numPr>
      </w:pPr>
      <w:r>
        <w:t xml:space="preserve">Review your </w:t>
      </w:r>
      <w:r w:rsidRPr="00FB7BAD">
        <w:t>technology</w:t>
      </w:r>
      <w:r>
        <w:t xml:space="preserve"> landscape</w:t>
      </w:r>
      <w:r w:rsidR="00B64038">
        <w:t xml:space="preserve"> and</w:t>
      </w:r>
      <w:r w:rsidRPr="00FB7BAD">
        <w:t xml:space="preserve"> </w:t>
      </w:r>
      <w:r>
        <w:t xml:space="preserve">level of </w:t>
      </w:r>
      <w:r w:rsidRPr="00FB7BAD">
        <w:t>automation</w:t>
      </w:r>
      <w:r w:rsidR="00B64038">
        <w:t>. D</w:t>
      </w:r>
      <w:r>
        <w:t xml:space="preserve">o a configuration </w:t>
      </w:r>
      <w:r w:rsidR="00800751">
        <w:t>health check</w:t>
      </w:r>
      <w:r>
        <w:t xml:space="preserve"> </w:t>
      </w:r>
      <w:r w:rsidR="006A7A71">
        <w:t>and fine-tune the configuration on an ongoing basis in line with feedback</w:t>
      </w:r>
    </w:p>
    <w:p w14:paraId="3E9A8C7A" w14:textId="46E550A9" w:rsidR="00567112" w:rsidRDefault="00567112" w:rsidP="00567112">
      <w:pPr>
        <w:pStyle w:val="ListParagraph"/>
        <w:numPr>
          <w:ilvl w:val="0"/>
          <w:numId w:val="11"/>
        </w:numPr>
      </w:pPr>
      <w:r>
        <w:t xml:space="preserve">Undertake </w:t>
      </w:r>
      <w:r w:rsidR="00DE439F">
        <w:t>“</w:t>
      </w:r>
      <w:r>
        <w:t>customer mapping journeys</w:t>
      </w:r>
      <w:r w:rsidR="00DE439F">
        <w:t>”</w:t>
      </w:r>
      <w:r w:rsidR="00B916B5">
        <w:t xml:space="preserve"> </w:t>
      </w:r>
      <w:r>
        <w:t xml:space="preserve">to assess improvement areas for different categories and scenarios such as </w:t>
      </w:r>
      <w:r w:rsidR="00DE439F">
        <w:t>“</w:t>
      </w:r>
      <w:r>
        <w:t>new hire</w:t>
      </w:r>
      <w:r w:rsidR="00DE439F">
        <w:t>”</w:t>
      </w:r>
      <w:r w:rsidR="00B916B5">
        <w:t xml:space="preserve"> </w:t>
      </w:r>
      <w:r>
        <w:t xml:space="preserve">and </w:t>
      </w:r>
      <w:r w:rsidR="00DE439F">
        <w:t>“</w:t>
      </w:r>
      <w:r>
        <w:t>birth of a baby</w:t>
      </w:r>
      <w:r w:rsidR="00B64038">
        <w:t>,</w:t>
      </w:r>
      <w:r w:rsidR="00DE439F">
        <w:t>”</w:t>
      </w:r>
      <w:r w:rsidR="00B916B5">
        <w:t xml:space="preserve"> </w:t>
      </w:r>
      <w:r>
        <w:t xml:space="preserve">etc. </w:t>
      </w:r>
    </w:p>
    <w:p w14:paraId="4A0BE9EE" w14:textId="6D2A2C45" w:rsidR="00567112" w:rsidRDefault="00567112" w:rsidP="00567112">
      <w:pPr>
        <w:pStyle w:val="ListParagraph"/>
        <w:numPr>
          <w:ilvl w:val="0"/>
          <w:numId w:val="11"/>
        </w:numPr>
      </w:pPr>
      <w:r>
        <w:t xml:space="preserve">Ensure decision support is part of your solution and evaluate virtual assistants and greater use of </w:t>
      </w:r>
      <w:r w:rsidR="00B64038">
        <w:t>AI</w:t>
      </w:r>
      <w:r>
        <w:t xml:space="preserve"> </w:t>
      </w:r>
      <w:r w:rsidR="00B64038">
        <w:t xml:space="preserve">using </w:t>
      </w:r>
      <w:r>
        <w:t>pilots</w:t>
      </w:r>
    </w:p>
    <w:p w14:paraId="461A1F7C" w14:textId="05F15213" w:rsidR="00567112" w:rsidRPr="00BF1182" w:rsidRDefault="00567112" w:rsidP="00567112">
      <w:pPr>
        <w:pStyle w:val="ListParagraph"/>
        <w:numPr>
          <w:ilvl w:val="0"/>
          <w:numId w:val="11"/>
        </w:numPr>
      </w:pPr>
      <w:r>
        <w:t xml:space="preserve">Increase the level of </w:t>
      </w:r>
      <w:r w:rsidRPr="00BF1182">
        <w:t>employee</w:t>
      </w:r>
      <w:r>
        <w:t xml:space="preserve"> alerts of benefit and </w:t>
      </w:r>
      <w:r w:rsidRPr="00BF1182">
        <w:t>wellness opportunities</w:t>
      </w:r>
      <w:r>
        <w:t xml:space="preserve"> by expanding the list of identified triggering events to more categories and </w:t>
      </w:r>
      <w:r w:rsidR="00B64038">
        <w:t>integrating with</w:t>
      </w:r>
      <w:r>
        <w:t xml:space="preserve"> external systems such as HR, weather, and general news events (e.g.</w:t>
      </w:r>
      <w:r w:rsidR="00B64038">
        <w:t>,</w:t>
      </w:r>
      <w:r>
        <w:t xml:space="preserve"> where there are increased health risks by region or due to travel).</w:t>
      </w:r>
    </w:p>
    <w:p w14:paraId="7336B195" w14:textId="301391D4" w:rsidR="00567112" w:rsidRPr="00BF1182" w:rsidRDefault="00567112" w:rsidP="00567112">
      <w:pPr>
        <w:pStyle w:val="ListParagraph"/>
        <w:numPr>
          <w:ilvl w:val="0"/>
          <w:numId w:val="11"/>
        </w:numPr>
      </w:pPr>
      <w:r>
        <w:t>Enable p</w:t>
      </w:r>
      <w:r w:rsidRPr="00BF1182">
        <w:t>ersonalized recommendations</w:t>
      </w:r>
      <w:r>
        <w:t xml:space="preserve"> leverage data to support </w:t>
      </w:r>
      <w:r w:rsidR="00DE439F">
        <w:t>“</w:t>
      </w:r>
      <w:r>
        <w:t>people like you</w:t>
      </w:r>
      <w:r w:rsidR="00DE439F">
        <w:t>”</w:t>
      </w:r>
    </w:p>
    <w:p w14:paraId="073C2CBC" w14:textId="63C8C480" w:rsidR="00567112" w:rsidRDefault="00567112" w:rsidP="00567112">
      <w:pPr>
        <w:pStyle w:val="ListParagraph"/>
        <w:numPr>
          <w:ilvl w:val="0"/>
          <w:numId w:val="11"/>
        </w:numPr>
      </w:pPr>
      <w:r>
        <w:t>Enable p</w:t>
      </w:r>
      <w:r w:rsidRPr="00BF1182">
        <w:t>redictions of future costs for employees</w:t>
      </w:r>
      <w:r>
        <w:t xml:space="preserve"> and estimated out</w:t>
      </w:r>
      <w:r w:rsidR="00DE439F">
        <w:t>-of-</w:t>
      </w:r>
      <w:r>
        <w:t>pocket expenses</w:t>
      </w:r>
    </w:p>
    <w:p w14:paraId="1B5E27B2" w14:textId="54FDF99B" w:rsidR="00567112" w:rsidRDefault="00567112" w:rsidP="00567112">
      <w:pPr>
        <w:pStyle w:val="ListParagraph"/>
        <w:numPr>
          <w:ilvl w:val="0"/>
          <w:numId w:val="11"/>
        </w:numPr>
      </w:pPr>
      <w:r>
        <w:t>Invest in integrations across benefits providers</w:t>
      </w:r>
      <w:r w:rsidR="00B64038">
        <w:t>,</w:t>
      </w:r>
      <w:r>
        <w:t xml:space="preserve"> including SSO to enable a process with minimal </w:t>
      </w:r>
      <w:r w:rsidR="00DE439F">
        <w:t>“</w:t>
      </w:r>
      <w:r>
        <w:t>clicks</w:t>
      </w:r>
      <w:r w:rsidR="00DE439F">
        <w:t>”</w:t>
      </w:r>
      <w:r w:rsidR="00B916B5">
        <w:t xml:space="preserve"> </w:t>
      </w:r>
      <w:r>
        <w:t xml:space="preserve">covering items such as automated appointment scheduling, travel routes/maps, claims processing, visibility of quality and cost information </w:t>
      </w:r>
    </w:p>
    <w:p w14:paraId="06258BF8" w14:textId="00F38A83" w:rsidR="00567112" w:rsidRDefault="00567112" w:rsidP="00567112">
      <w:pPr>
        <w:pStyle w:val="ListParagraph"/>
        <w:numPr>
          <w:ilvl w:val="0"/>
          <w:numId w:val="11"/>
        </w:numPr>
      </w:pPr>
      <w:r>
        <w:t xml:space="preserve">Work with technology vendors to support the development of advanced shopping basket functionality such as </w:t>
      </w:r>
      <w:r w:rsidR="00DE439F">
        <w:t>“</w:t>
      </w:r>
      <w:r>
        <w:t>wish lists</w:t>
      </w:r>
      <w:r w:rsidR="00DE439F">
        <w:t>”</w:t>
      </w:r>
      <w:r w:rsidR="00B916B5">
        <w:t xml:space="preserve"> </w:t>
      </w:r>
      <w:r>
        <w:t xml:space="preserve">and </w:t>
      </w:r>
      <w:r w:rsidR="00DE439F">
        <w:t>“</w:t>
      </w:r>
      <w:r>
        <w:t>saved for later</w:t>
      </w:r>
      <w:r w:rsidR="00DE439F">
        <w:t>”</w:t>
      </w:r>
      <w:r w:rsidR="00B916B5">
        <w:t xml:space="preserve"> </w:t>
      </w:r>
      <w:r>
        <w:t>as well as enabl</w:t>
      </w:r>
      <w:r w:rsidR="00B64038">
        <w:t>ing</w:t>
      </w:r>
      <w:r>
        <w:t xml:space="preserve"> promotions and </w:t>
      </w:r>
      <w:r w:rsidR="00DE439F">
        <w:t>“</w:t>
      </w:r>
      <w:r>
        <w:t>refer a friend</w:t>
      </w:r>
      <w:r w:rsidR="00DE439F">
        <w:t>”</w:t>
      </w:r>
      <w:r w:rsidR="00B916B5">
        <w:t xml:space="preserve"> </w:t>
      </w:r>
      <w:r>
        <w:t>capability</w:t>
      </w:r>
    </w:p>
    <w:p w14:paraId="69775453" w14:textId="4E4C6355" w:rsidR="00567112" w:rsidRDefault="00567112" w:rsidP="00567112">
      <w:pPr>
        <w:pStyle w:val="ListParagraph"/>
        <w:numPr>
          <w:ilvl w:val="0"/>
          <w:numId w:val="11"/>
        </w:numPr>
      </w:pPr>
      <w:r>
        <w:t>Enable payroll modeling of benefits selections to be performed with closer integration with payroll and HR platforms</w:t>
      </w:r>
      <w:r w:rsidR="006A7A71">
        <w:t>.</w:t>
      </w:r>
    </w:p>
    <w:p w14:paraId="4C908589" w14:textId="77777777" w:rsidR="00567112" w:rsidRDefault="00567112" w:rsidP="00567112">
      <w:pPr>
        <w:pStyle w:val="ListParagraph"/>
        <w:rPr>
          <w:lang w:val="en-US"/>
        </w:rPr>
      </w:pPr>
    </w:p>
    <w:p w14:paraId="2D6C8DDA" w14:textId="77777777" w:rsidR="00567112" w:rsidRDefault="00567112" w:rsidP="00C92C03">
      <w:pPr>
        <w:pStyle w:val="ListParagraph"/>
        <w:rPr>
          <w:lang w:val="en-US"/>
        </w:rPr>
      </w:pPr>
    </w:p>
    <w:p w14:paraId="35767FD7" w14:textId="77777777" w:rsidR="00790690" w:rsidRDefault="00790690">
      <w:pPr>
        <w:rPr>
          <w:lang w:val="en-US"/>
        </w:rPr>
      </w:pPr>
      <w:r>
        <w:rPr>
          <w:lang w:val="en-US"/>
        </w:rPr>
        <w:br w:type="page"/>
      </w:r>
    </w:p>
    <w:p w14:paraId="0450785D" w14:textId="295ED0A1" w:rsidR="00C92C03" w:rsidRPr="009615C9" w:rsidRDefault="00C92C03" w:rsidP="00C92C03">
      <w:pPr>
        <w:pStyle w:val="ListParagraph"/>
        <w:rPr>
          <w:b/>
          <w:bCs/>
          <w:lang w:val="en-US"/>
        </w:rPr>
      </w:pPr>
      <w:r w:rsidRPr="009615C9">
        <w:rPr>
          <w:b/>
          <w:bCs/>
          <w:lang w:val="en-US"/>
        </w:rPr>
        <w:lastRenderedPageBreak/>
        <w:t>High</w:t>
      </w:r>
    </w:p>
    <w:p w14:paraId="4D8E8E85" w14:textId="77777777" w:rsidR="006A7A71" w:rsidRDefault="006A7A71" w:rsidP="00C92C03">
      <w:pPr>
        <w:pStyle w:val="ListParagraph"/>
        <w:rPr>
          <w:lang w:val="en-US"/>
        </w:rPr>
      </w:pPr>
    </w:p>
    <w:p w14:paraId="1E264348" w14:textId="638BA219" w:rsidR="00C92C03" w:rsidRDefault="001D6C59" w:rsidP="00C92C03">
      <w:pPr>
        <w:pStyle w:val="ListParagraph"/>
        <w:rPr>
          <w:lang w:val="en-US"/>
        </w:rPr>
      </w:pPr>
      <w:r>
        <w:rPr>
          <w:lang w:val="en-US"/>
        </w:rPr>
        <w:t xml:space="preserve">You are well on your way to providing a consumer-grade communications &amp; shopping experience for your employees. </w:t>
      </w:r>
      <w:r w:rsidR="00B64038">
        <w:rPr>
          <w:lang w:val="en-US"/>
        </w:rPr>
        <w:t>Your benefits operations are likely</w:t>
      </w:r>
      <w:r>
        <w:rPr>
          <w:lang w:val="en-US"/>
        </w:rPr>
        <w:t xml:space="preserve"> streamlined and automated</w:t>
      </w:r>
      <w:r w:rsidR="00B64038">
        <w:rPr>
          <w:lang w:val="en-US"/>
        </w:rPr>
        <w:t>,</w:t>
      </w:r>
      <w:r>
        <w:rPr>
          <w:lang w:val="en-US"/>
        </w:rPr>
        <w:t xml:space="preserve"> and your employees understand how to shop and find benefit in your benefits offerings.</w:t>
      </w:r>
    </w:p>
    <w:p w14:paraId="5AFFD923" w14:textId="243A0289" w:rsidR="001D6C59" w:rsidRDefault="001D6C59" w:rsidP="00C92C03">
      <w:pPr>
        <w:pStyle w:val="ListParagraph"/>
        <w:rPr>
          <w:lang w:val="en-US"/>
        </w:rPr>
      </w:pPr>
    </w:p>
    <w:p w14:paraId="7CACC5FB" w14:textId="7ED67A56" w:rsidR="006A7A71" w:rsidRDefault="006A7A71" w:rsidP="006A7A71">
      <w:pPr>
        <w:pStyle w:val="ListParagraph"/>
        <w:rPr>
          <w:lang w:val="en-US"/>
        </w:rPr>
      </w:pPr>
      <w:r>
        <w:rPr>
          <w:lang w:val="en-US"/>
        </w:rPr>
        <w:t xml:space="preserve">You may need to continue to refine the process. Over 90% of organizations recognize the need to undertake ongoing improvement of the benefits experience: </w:t>
      </w:r>
    </w:p>
    <w:p w14:paraId="0B343A14" w14:textId="77777777" w:rsidR="006A7A71" w:rsidRDefault="006A7A71" w:rsidP="006A7A71">
      <w:pPr>
        <w:pStyle w:val="ListParagraph"/>
        <w:numPr>
          <w:ilvl w:val="0"/>
          <w:numId w:val="3"/>
        </w:numPr>
        <w:rPr>
          <w:lang w:val="en-US"/>
        </w:rPr>
      </w:pPr>
      <w:r>
        <w:rPr>
          <w:lang w:val="en-US"/>
        </w:rPr>
        <w:t>Enhancing their benefits interactions and communication</w:t>
      </w:r>
    </w:p>
    <w:p w14:paraId="6DA4C989" w14:textId="77777777" w:rsidR="006A7A71" w:rsidRDefault="006A7A71" w:rsidP="006A7A71">
      <w:pPr>
        <w:pStyle w:val="ListParagraph"/>
        <w:numPr>
          <w:ilvl w:val="0"/>
          <w:numId w:val="3"/>
        </w:numPr>
        <w:rPr>
          <w:lang w:val="en-US"/>
        </w:rPr>
      </w:pPr>
      <w:r>
        <w:rPr>
          <w:lang w:val="en-US"/>
        </w:rPr>
        <w:t>Ensuring that their benefits technology proactively alerts employees to potential wellness opportunities in telehealth, disease management, and mental health support</w:t>
      </w:r>
    </w:p>
    <w:p w14:paraId="673C5969" w14:textId="45237069" w:rsidR="00E32F62" w:rsidRDefault="00E32F62" w:rsidP="00C92C03">
      <w:pPr>
        <w:pStyle w:val="ListParagraph"/>
        <w:rPr>
          <w:lang w:val="en-US"/>
        </w:rPr>
      </w:pPr>
    </w:p>
    <w:p w14:paraId="3BE4A064" w14:textId="23D9F124" w:rsidR="00567112" w:rsidRDefault="001F437F" w:rsidP="00567112">
      <w:pPr>
        <w:pStyle w:val="ListParagraph"/>
        <w:rPr>
          <w:lang w:val="en-US"/>
        </w:rPr>
      </w:pPr>
      <w:r>
        <w:rPr>
          <w:lang w:val="en-US"/>
        </w:rPr>
        <w:t>A</w:t>
      </w:r>
      <w:r w:rsidR="00A80E21">
        <w:rPr>
          <w:lang w:val="en-US"/>
        </w:rPr>
        <w:t xml:space="preserve">ctivities </w:t>
      </w:r>
      <w:r w:rsidR="00567112">
        <w:rPr>
          <w:lang w:val="en-US"/>
        </w:rPr>
        <w:t xml:space="preserve">that could be undertaken to </w:t>
      </w:r>
      <w:r>
        <w:rPr>
          <w:lang w:val="en-US"/>
        </w:rPr>
        <w:t xml:space="preserve">continue to enhance your </w:t>
      </w:r>
      <w:r w:rsidR="00567112">
        <w:rPr>
          <w:lang w:val="en-US"/>
        </w:rPr>
        <w:t>consumer</w:t>
      </w:r>
      <w:r w:rsidR="00567112" w:rsidRPr="00FB7BAD">
        <w:rPr>
          <w:lang w:val="en-US"/>
        </w:rPr>
        <w:t>-</w:t>
      </w:r>
      <w:r w:rsidR="00567112">
        <w:rPr>
          <w:lang w:val="en-US"/>
        </w:rPr>
        <w:t>g</w:t>
      </w:r>
      <w:r w:rsidR="00567112" w:rsidRPr="00FB7BAD">
        <w:rPr>
          <w:lang w:val="en-US"/>
        </w:rPr>
        <w:t xml:space="preserve">rade </w:t>
      </w:r>
      <w:r w:rsidR="00567112">
        <w:rPr>
          <w:lang w:val="en-US"/>
        </w:rPr>
        <w:t>c</w:t>
      </w:r>
      <w:r w:rsidR="00567112" w:rsidRPr="00FB7BAD">
        <w:rPr>
          <w:lang w:val="en-US"/>
        </w:rPr>
        <w:t xml:space="preserve">ommunications &amp; </w:t>
      </w:r>
      <w:r w:rsidR="00567112">
        <w:rPr>
          <w:lang w:val="en-US"/>
        </w:rPr>
        <w:t>s</w:t>
      </w:r>
      <w:r w:rsidR="00567112" w:rsidRPr="00FB7BAD">
        <w:rPr>
          <w:lang w:val="en-US"/>
        </w:rPr>
        <w:t xml:space="preserve">hopping </w:t>
      </w:r>
      <w:r w:rsidR="00567112">
        <w:rPr>
          <w:lang w:val="en-US"/>
        </w:rPr>
        <w:t>e</w:t>
      </w:r>
      <w:r w:rsidR="00567112" w:rsidRPr="00FB7BAD">
        <w:rPr>
          <w:lang w:val="en-US"/>
        </w:rPr>
        <w:t>xperience</w:t>
      </w:r>
      <w:r w:rsidR="00567112">
        <w:rPr>
          <w:lang w:val="en-US"/>
        </w:rPr>
        <w:t xml:space="preserve"> include:</w:t>
      </w:r>
    </w:p>
    <w:p w14:paraId="4CE9E5FB" w14:textId="77777777" w:rsidR="00567112" w:rsidRDefault="00567112" w:rsidP="00567112">
      <w:pPr>
        <w:pStyle w:val="ListParagraph"/>
        <w:rPr>
          <w:lang w:val="en-US"/>
        </w:rPr>
      </w:pPr>
    </w:p>
    <w:p w14:paraId="588BDD19" w14:textId="3E5BF76C" w:rsidR="00567112" w:rsidRPr="00BF1182" w:rsidRDefault="00567112" w:rsidP="00567112">
      <w:pPr>
        <w:pStyle w:val="ListParagraph"/>
        <w:numPr>
          <w:ilvl w:val="0"/>
          <w:numId w:val="11"/>
        </w:numPr>
      </w:pPr>
      <w:r>
        <w:t xml:space="preserve">Increase the level of </w:t>
      </w:r>
      <w:r w:rsidRPr="00BF1182">
        <w:t>employee</w:t>
      </w:r>
      <w:r>
        <w:t xml:space="preserve"> alerts of benefit and </w:t>
      </w:r>
      <w:r w:rsidRPr="00BF1182">
        <w:t>wellness opportunities</w:t>
      </w:r>
      <w:r>
        <w:t xml:space="preserve"> by expanding the list of identified triggering events to more categories and </w:t>
      </w:r>
      <w:r w:rsidR="00B64038">
        <w:t>integrating</w:t>
      </w:r>
      <w:r>
        <w:t xml:space="preserve"> external systems such as HR, weather, and general news events (e.g.</w:t>
      </w:r>
      <w:r w:rsidR="00B64038">
        <w:t>,</w:t>
      </w:r>
      <w:r>
        <w:t xml:space="preserve"> where there are increased health risks by region or due to travel).</w:t>
      </w:r>
    </w:p>
    <w:p w14:paraId="1583E116" w14:textId="2CE092B8" w:rsidR="00567112" w:rsidRDefault="00567112" w:rsidP="00567112">
      <w:pPr>
        <w:pStyle w:val="ListParagraph"/>
        <w:numPr>
          <w:ilvl w:val="0"/>
          <w:numId w:val="11"/>
        </w:numPr>
      </w:pPr>
      <w:r>
        <w:t>Enable p</w:t>
      </w:r>
      <w:r w:rsidRPr="00BF1182">
        <w:t>redictions of future costs for employees</w:t>
      </w:r>
      <w:r>
        <w:t xml:space="preserve"> and estimated out</w:t>
      </w:r>
      <w:r w:rsidR="00DE439F">
        <w:t>-of-</w:t>
      </w:r>
      <w:r>
        <w:t>pocket expenses</w:t>
      </w:r>
    </w:p>
    <w:p w14:paraId="7F5EBC8A" w14:textId="7FBD29D3" w:rsidR="00567112" w:rsidRDefault="00567112" w:rsidP="00567112">
      <w:pPr>
        <w:pStyle w:val="ListParagraph"/>
        <w:numPr>
          <w:ilvl w:val="0"/>
          <w:numId w:val="11"/>
        </w:numPr>
      </w:pPr>
      <w:r>
        <w:t>Invest in integrations across benefits providers</w:t>
      </w:r>
      <w:r w:rsidR="00B64038">
        <w:t>,</w:t>
      </w:r>
      <w:r>
        <w:t xml:space="preserve"> including SSO to enable a process with minimal </w:t>
      </w:r>
      <w:r w:rsidR="00DE439F">
        <w:t>“</w:t>
      </w:r>
      <w:r>
        <w:t>clicks</w:t>
      </w:r>
      <w:r w:rsidR="00DE439F">
        <w:t>”</w:t>
      </w:r>
      <w:r w:rsidR="00B916B5">
        <w:t xml:space="preserve"> </w:t>
      </w:r>
      <w:r>
        <w:t xml:space="preserve">covering items such as automated appointment scheduling, travel routes/maps, claims processing, visibility of quality and cost information </w:t>
      </w:r>
    </w:p>
    <w:p w14:paraId="7073F922" w14:textId="0517DCB9" w:rsidR="00567112" w:rsidRDefault="00567112" w:rsidP="00567112">
      <w:pPr>
        <w:pStyle w:val="ListParagraph"/>
        <w:numPr>
          <w:ilvl w:val="0"/>
          <w:numId w:val="11"/>
        </w:numPr>
      </w:pPr>
      <w:r>
        <w:t xml:space="preserve">Work with technology vendors to support the development of advanced shopping basket functionality such as </w:t>
      </w:r>
      <w:r w:rsidR="00DE439F">
        <w:t>“</w:t>
      </w:r>
      <w:r>
        <w:t>wish lists</w:t>
      </w:r>
      <w:r w:rsidR="00DE439F">
        <w:t>”</w:t>
      </w:r>
      <w:r w:rsidR="00B916B5">
        <w:t xml:space="preserve"> </w:t>
      </w:r>
      <w:r>
        <w:t xml:space="preserve">and </w:t>
      </w:r>
      <w:r w:rsidR="00DE439F">
        <w:t>“</w:t>
      </w:r>
      <w:r>
        <w:t>saved for later</w:t>
      </w:r>
      <w:r w:rsidR="00DE439F">
        <w:t>”</w:t>
      </w:r>
      <w:r w:rsidR="00B916B5">
        <w:t xml:space="preserve"> </w:t>
      </w:r>
      <w:r>
        <w:t xml:space="preserve">as well as enable promotions and </w:t>
      </w:r>
      <w:r w:rsidR="00DE439F">
        <w:t>“</w:t>
      </w:r>
      <w:r>
        <w:t>refer a friend</w:t>
      </w:r>
      <w:r w:rsidR="00DE439F">
        <w:t>”</w:t>
      </w:r>
      <w:r w:rsidR="00B916B5">
        <w:t xml:space="preserve"> </w:t>
      </w:r>
      <w:r>
        <w:t>capability</w:t>
      </w:r>
    </w:p>
    <w:p w14:paraId="2144854B" w14:textId="481A0A7C" w:rsidR="00BB276E" w:rsidRPr="00BB276E" w:rsidRDefault="00BB276E" w:rsidP="00BB276E">
      <w:pPr>
        <w:pStyle w:val="ListParagraph"/>
        <w:numPr>
          <w:ilvl w:val="0"/>
          <w:numId w:val="11"/>
        </w:numPr>
        <w:rPr>
          <w:lang w:val="en-US"/>
        </w:rPr>
      </w:pPr>
      <w:r>
        <w:rPr>
          <w:lang w:val="en-US"/>
        </w:rPr>
        <w:t>Tie in employee benefits reviews, evaluations, and communications with key events such as salary increases, celebrating seniority, world cancer month</w:t>
      </w:r>
      <w:r w:rsidR="00B64038">
        <w:rPr>
          <w:lang w:val="en-US"/>
        </w:rPr>
        <w:t>,</w:t>
      </w:r>
      <w:r>
        <w:rPr>
          <w:lang w:val="en-US"/>
        </w:rPr>
        <w:t xml:space="preserve"> and other non-profit causes your organization </w:t>
      </w:r>
      <w:r w:rsidR="00DE439F">
        <w:rPr>
          <w:lang w:val="en-US"/>
        </w:rPr>
        <w:t>supports</w:t>
      </w:r>
      <w:r>
        <w:rPr>
          <w:lang w:val="en-US"/>
        </w:rPr>
        <w:t xml:space="preserve"> that could relate to health or diversity.</w:t>
      </w:r>
    </w:p>
    <w:p w14:paraId="21E96095" w14:textId="6434C356" w:rsidR="008E1BA7" w:rsidRDefault="008E1BA7">
      <w:pPr>
        <w:rPr>
          <w:lang w:val="en-US"/>
        </w:rPr>
      </w:pPr>
      <w:r>
        <w:rPr>
          <w:lang w:val="en-US"/>
        </w:rPr>
        <w:br w:type="page"/>
      </w:r>
    </w:p>
    <w:p w14:paraId="3DC9067E" w14:textId="7266C268" w:rsidR="00C92C03" w:rsidRPr="00E21FC7" w:rsidRDefault="00C92C03" w:rsidP="009615C9">
      <w:pPr>
        <w:pStyle w:val="Heading1"/>
        <w:numPr>
          <w:ilvl w:val="0"/>
          <w:numId w:val="12"/>
        </w:numPr>
        <w:rPr>
          <w:lang w:val="en-US"/>
        </w:rPr>
      </w:pPr>
      <w:bookmarkStart w:id="162" w:name="_Toc104822337"/>
      <w:commentRangeStart w:id="163"/>
      <w:commentRangeStart w:id="164"/>
      <w:r w:rsidRPr="00E21FC7">
        <w:rPr>
          <w:lang w:val="en-US"/>
        </w:rPr>
        <w:lastRenderedPageBreak/>
        <w:t>Use of Data and Analytics to Drive Decision-Making and Engagement</w:t>
      </w:r>
      <w:bookmarkEnd w:id="162"/>
      <w:commentRangeEnd w:id="163"/>
      <w:r w:rsidR="00835A65">
        <w:rPr>
          <w:rStyle w:val="CommentReference"/>
          <w:rFonts w:asciiTheme="minorHAnsi" w:eastAsiaTheme="minorHAnsi" w:hAnsiTheme="minorHAnsi" w:cstheme="minorBidi"/>
          <w:color w:val="auto"/>
        </w:rPr>
        <w:commentReference w:id="163"/>
      </w:r>
      <w:commentRangeEnd w:id="164"/>
      <w:r w:rsidR="008377BD">
        <w:rPr>
          <w:rStyle w:val="CommentReference"/>
          <w:rFonts w:asciiTheme="minorHAnsi" w:eastAsiaTheme="minorHAnsi" w:hAnsiTheme="minorHAnsi" w:cstheme="minorBidi"/>
          <w:color w:val="auto"/>
        </w:rPr>
        <w:commentReference w:id="164"/>
      </w:r>
    </w:p>
    <w:p w14:paraId="26FA8331" w14:textId="77777777" w:rsidR="005D3015" w:rsidRDefault="005D3015" w:rsidP="00C92C03">
      <w:pPr>
        <w:pStyle w:val="ListParagraph"/>
        <w:rPr>
          <w:lang w:val="en-US"/>
        </w:rPr>
      </w:pPr>
    </w:p>
    <w:p w14:paraId="3F2F8E79" w14:textId="77777777" w:rsidR="00A80E21" w:rsidRPr="00713BD1" w:rsidRDefault="00A80E21" w:rsidP="00713BD1">
      <w:pPr>
        <w:pStyle w:val="ListParagraph"/>
        <w:rPr>
          <w:lang w:val="en-US"/>
        </w:rPr>
      </w:pPr>
    </w:p>
    <w:p w14:paraId="2857419B" w14:textId="2D08A5A4" w:rsidR="00C92C03" w:rsidRPr="009615C9" w:rsidRDefault="00C92C03" w:rsidP="00C92C03">
      <w:pPr>
        <w:pStyle w:val="ListParagraph"/>
        <w:rPr>
          <w:b/>
          <w:bCs/>
          <w:lang w:val="en-US"/>
        </w:rPr>
      </w:pPr>
      <w:r w:rsidRPr="009615C9">
        <w:rPr>
          <w:b/>
          <w:bCs/>
          <w:lang w:val="en-US"/>
        </w:rPr>
        <w:t>Low</w:t>
      </w:r>
    </w:p>
    <w:p w14:paraId="3FC7494A" w14:textId="77777777" w:rsidR="008E1BA7" w:rsidRDefault="008E1BA7" w:rsidP="00C92C03">
      <w:pPr>
        <w:pStyle w:val="ListParagraph"/>
        <w:rPr>
          <w:lang w:val="en-US"/>
        </w:rPr>
      </w:pPr>
    </w:p>
    <w:p w14:paraId="47C11AA7" w14:textId="10CE2569" w:rsidR="00A80E21" w:rsidRDefault="00E02E6B" w:rsidP="00C92C03">
      <w:pPr>
        <w:pStyle w:val="ListParagraph"/>
        <w:rPr>
          <w:ins w:id="165" w:author="Elizabeth Rennie" w:date="2022-06-08T15:15:00Z"/>
          <w:lang w:val="en-US"/>
        </w:rPr>
      </w:pPr>
      <w:r>
        <w:rPr>
          <w:lang w:val="en-US"/>
        </w:rPr>
        <w:t xml:space="preserve">You </w:t>
      </w:r>
      <w:r w:rsidR="00DE439F">
        <w:rPr>
          <w:lang w:val="en-US"/>
        </w:rPr>
        <w:t>will likely appreciate the importance of</w:t>
      </w:r>
      <w:r>
        <w:rPr>
          <w:lang w:val="en-US"/>
        </w:rPr>
        <w:t xml:space="preserve"> data and analytics to drive benefits decision</w:t>
      </w:r>
      <w:r w:rsidR="00DE439F">
        <w:rPr>
          <w:lang w:val="en-US"/>
        </w:rPr>
        <w:t>-</w:t>
      </w:r>
      <w:r>
        <w:rPr>
          <w:lang w:val="en-US"/>
        </w:rPr>
        <w:t xml:space="preserve">making and employee engagement. However, you may be at a relatively early stage of implementation. </w:t>
      </w:r>
    </w:p>
    <w:p w14:paraId="0A7BDA20" w14:textId="7EDAA6A7" w:rsidR="008377BD" w:rsidRDefault="008377BD" w:rsidP="00C92C03">
      <w:pPr>
        <w:pStyle w:val="ListParagraph"/>
        <w:rPr>
          <w:ins w:id="166" w:author="Elizabeth Rennie" w:date="2022-06-08T15:15:00Z"/>
          <w:lang w:val="en-US"/>
        </w:rPr>
      </w:pPr>
    </w:p>
    <w:p w14:paraId="25385014" w14:textId="5ABEFA47" w:rsidR="008377BD" w:rsidRDefault="002E7076" w:rsidP="008377BD">
      <w:pPr>
        <w:pStyle w:val="ListParagraph"/>
        <w:rPr>
          <w:lang w:val="en-US"/>
        </w:rPr>
      </w:pPr>
      <w:ins w:id="167" w:author="Mr John Willmott" w:date="2022-06-10T11:56:00Z">
        <w:r>
          <w:rPr>
            <w:lang w:val="en-US"/>
          </w:rPr>
          <w:t>“</w:t>
        </w:r>
      </w:ins>
      <w:ins w:id="168" w:author="Elizabeth Rennie" w:date="2022-06-08T15:15:00Z">
        <w:r w:rsidR="008377BD">
          <w:rPr>
            <w:lang w:val="en-US"/>
          </w:rPr>
          <w:t>The Changing Role of Benefits Leaders</w:t>
        </w:r>
      </w:ins>
      <w:ins w:id="169" w:author="Mr John Willmott" w:date="2022-06-10T11:56:00Z">
        <w:r>
          <w:rPr>
            <w:lang w:val="en-US"/>
          </w:rPr>
          <w:t>”</w:t>
        </w:r>
      </w:ins>
      <w:ins w:id="170" w:author="Elizabeth Rennie" w:date="2022-06-08T15:15:00Z">
        <w:r w:rsidR="008377BD">
          <w:rPr>
            <w:lang w:val="en-US"/>
          </w:rPr>
          <w:t xml:space="preserve"> </w:t>
        </w:r>
      </w:ins>
      <w:ins w:id="171" w:author="Elizabeth Rennie" w:date="2022-06-08T15:28:00Z">
        <w:r w:rsidR="00FC50B1">
          <w:rPr>
            <w:lang w:val="en-US"/>
          </w:rPr>
          <w:t xml:space="preserve">research </w:t>
        </w:r>
      </w:ins>
      <w:ins w:id="172" w:author="Elizabeth Rennie" w:date="2022-06-08T15:15:00Z">
        <w:r w:rsidR="008377BD">
          <w:rPr>
            <w:lang w:val="en-US"/>
          </w:rPr>
          <w:t>found that t</w:t>
        </w:r>
        <w:r w:rsidR="008377BD" w:rsidRPr="008377BD">
          <w:rPr>
            <w:lang w:val="en-US"/>
          </w:rPr>
          <w:t>he func</w:t>
        </w:r>
      </w:ins>
      <w:ins w:id="173" w:author="Elizabeth Rennie" w:date="2022-06-08T15:16:00Z">
        <w:r w:rsidR="008377BD">
          <w:rPr>
            <w:rFonts w:ascii="Calibri" w:eastAsia="Calibri" w:hAnsi="Calibri" w:cs="Calibri"/>
            <w:lang w:val="en-US"/>
          </w:rPr>
          <w:t>ti</w:t>
        </w:r>
      </w:ins>
      <w:ins w:id="174" w:author="Elizabeth Rennie" w:date="2022-06-08T15:15:00Z">
        <w:r w:rsidR="008377BD" w:rsidRPr="008377BD">
          <w:rPr>
            <w:lang w:val="en-US"/>
          </w:rPr>
          <w:t>onality of current benefits administra</w:t>
        </w:r>
      </w:ins>
      <w:ins w:id="175" w:author="Elizabeth Rennie" w:date="2022-06-08T15:16:00Z">
        <w:r w:rsidR="008377BD">
          <w:rPr>
            <w:lang w:val="en-US"/>
          </w:rPr>
          <w:t>ti</w:t>
        </w:r>
      </w:ins>
      <w:ins w:id="176" w:author="Elizabeth Rennie" w:date="2022-06-08T15:15:00Z">
        <w:r w:rsidR="008377BD" w:rsidRPr="008377BD">
          <w:rPr>
            <w:lang w:val="en-US"/>
          </w:rPr>
          <w:t>on</w:t>
        </w:r>
      </w:ins>
      <w:ins w:id="177" w:author="Elizabeth Rennie" w:date="2022-06-08T15:16:00Z">
        <w:r w:rsidR="008377BD">
          <w:rPr>
            <w:lang w:val="en-US"/>
          </w:rPr>
          <w:t xml:space="preserve"> </w:t>
        </w:r>
      </w:ins>
      <w:ins w:id="178" w:author="Elizabeth Rennie" w:date="2022-06-08T15:15:00Z">
        <w:r w:rsidR="008377BD" w:rsidRPr="008377BD">
          <w:rPr>
            <w:lang w:val="en-US"/>
          </w:rPr>
          <w:t>pla</w:t>
        </w:r>
      </w:ins>
      <w:ins w:id="179" w:author="Elizabeth Rennie" w:date="2022-06-08T15:16:00Z">
        <w:r w:rsidR="008377BD">
          <w:rPr>
            <w:rFonts w:ascii="Calibri" w:eastAsia="Calibri" w:hAnsi="Calibri" w:cs="Calibri"/>
            <w:lang w:val="en-US"/>
          </w:rPr>
          <w:t>tf</w:t>
        </w:r>
      </w:ins>
      <w:ins w:id="180" w:author="Elizabeth Rennie" w:date="2022-06-08T15:15:00Z">
        <w:r w:rsidR="008377BD" w:rsidRPr="008377BD">
          <w:rPr>
            <w:lang w:val="en-US"/>
          </w:rPr>
          <w:t xml:space="preserve">orms </w:t>
        </w:r>
        <w:del w:id="181" w:author="Mr John Willmott" w:date="2022-06-10T11:58:00Z">
          <w:r w:rsidR="008377BD" w:rsidRPr="008377BD" w:rsidDel="004E1E85">
            <w:rPr>
              <w:lang w:val="en-US"/>
            </w:rPr>
            <w:delText xml:space="preserve">used </w:delText>
          </w:r>
        </w:del>
        <w:r w:rsidR="008377BD" w:rsidRPr="008377BD">
          <w:rPr>
            <w:lang w:val="en-US"/>
          </w:rPr>
          <w:t>s</w:t>
        </w:r>
      </w:ins>
      <w:ins w:id="182" w:author="Elizabeth Rennie" w:date="2022-06-08T15:16:00Z">
        <w:r w:rsidR="008377BD">
          <w:rPr>
            <w:lang w:val="en-US"/>
          </w:rPr>
          <w:t>ti</w:t>
        </w:r>
      </w:ins>
      <w:ins w:id="183" w:author="Elizabeth Rennie" w:date="2022-06-08T15:15:00Z">
        <w:r w:rsidR="008377BD" w:rsidRPr="008377BD">
          <w:rPr>
            <w:lang w:val="en-US"/>
          </w:rPr>
          <w:t>ll frequently needs upgrading in</w:t>
        </w:r>
      </w:ins>
      <w:ins w:id="184" w:author="Elizabeth Rennie" w:date="2022-06-08T15:16:00Z">
        <w:r w:rsidR="008377BD">
          <w:rPr>
            <w:lang w:val="en-US"/>
          </w:rPr>
          <w:t xml:space="preserve"> </w:t>
        </w:r>
      </w:ins>
      <w:ins w:id="185" w:author="Elizabeth Rennie" w:date="2022-06-08T15:15:00Z">
        <w:r w:rsidR="008377BD" w:rsidRPr="008377BD">
          <w:rPr>
            <w:lang w:val="en-US"/>
          </w:rPr>
          <w:t>terms of its analy</w:t>
        </w:r>
      </w:ins>
      <w:ins w:id="186" w:author="Elizabeth Rennie" w:date="2022-06-08T15:16:00Z">
        <w:r w:rsidR="008377BD">
          <w:rPr>
            <w:lang w:val="en-US"/>
          </w:rPr>
          <w:t>ti</w:t>
        </w:r>
      </w:ins>
      <w:ins w:id="187" w:author="Elizabeth Rennie" w:date="2022-06-08T15:15:00Z">
        <w:r w:rsidR="008377BD" w:rsidRPr="008377BD">
          <w:rPr>
            <w:lang w:val="en-US"/>
          </w:rPr>
          <w:t>cs capability</w:t>
        </w:r>
      </w:ins>
      <w:ins w:id="188" w:author="Mr John Willmott" w:date="2022-06-10T11:57:00Z">
        <w:r>
          <w:rPr>
            <w:lang w:val="en-US"/>
          </w:rPr>
          <w:t>,</w:t>
        </w:r>
      </w:ins>
      <w:ins w:id="189" w:author="Elizabeth Rennie" w:date="2022-06-08T15:16:00Z">
        <w:r w:rsidR="008377BD">
          <w:rPr>
            <w:lang w:val="en-US"/>
          </w:rPr>
          <w:t xml:space="preserve"> and b</w:t>
        </w:r>
      </w:ins>
      <w:ins w:id="190" w:author="Elizabeth Rennie" w:date="2022-06-08T15:15:00Z">
        <w:r w:rsidR="008377BD" w:rsidRPr="008377BD">
          <w:rPr>
            <w:lang w:val="en-US"/>
          </w:rPr>
          <w:t>enefits and HR leaders also concur that further</w:t>
        </w:r>
      </w:ins>
      <w:ins w:id="191" w:author="Elizabeth Rennie" w:date="2022-06-08T15:16:00Z">
        <w:r w:rsidR="008377BD">
          <w:rPr>
            <w:lang w:val="en-US"/>
          </w:rPr>
          <w:t xml:space="preserve"> </w:t>
        </w:r>
      </w:ins>
      <w:ins w:id="192" w:author="Elizabeth Rennie" w:date="2022-06-08T15:15:00Z">
        <w:r w:rsidR="008377BD" w:rsidRPr="008377BD">
          <w:rPr>
            <w:lang w:val="en-US"/>
          </w:rPr>
          <w:t xml:space="preserve">skills development </w:t>
        </w:r>
      </w:ins>
      <w:ins w:id="193" w:author="Elizabeth Rennie" w:date="2022-06-08T15:16:00Z">
        <w:r w:rsidR="008377BD">
          <w:rPr>
            <w:lang w:val="en-US"/>
          </w:rPr>
          <w:t>in thi</w:t>
        </w:r>
      </w:ins>
      <w:ins w:id="194" w:author="Elizabeth Rennie" w:date="2022-06-08T15:17:00Z">
        <w:r w:rsidR="008377BD">
          <w:rPr>
            <w:lang w:val="en-US"/>
          </w:rPr>
          <w:t xml:space="preserve">s area is </w:t>
        </w:r>
      </w:ins>
      <w:ins w:id="195" w:author="Elizabeth Rennie" w:date="2022-06-08T15:15:00Z">
        <w:r w:rsidR="008377BD" w:rsidRPr="008377BD">
          <w:rPr>
            <w:lang w:val="en-US"/>
          </w:rPr>
          <w:t>required</w:t>
        </w:r>
      </w:ins>
      <w:ins w:id="196" w:author="Elizabeth Rennie" w:date="2022-06-08T15:17:00Z">
        <w:r w:rsidR="008377BD">
          <w:rPr>
            <w:lang w:val="en-US"/>
          </w:rPr>
          <w:t xml:space="preserve">. Only 50% of </w:t>
        </w:r>
      </w:ins>
      <w:ins w:id="197" w:author="Elizabeth Rennie" w:date="2022-06-08T15:18:00Z">
        <w:r w:rsidR="008377BD">
          <w:rPr>
            <w:lang w:val="en-US"/>
          </w:rPr>
          <w:t>respondents</w:t>
        </w:r>
      </w:ins>
      <w:ins w:id="198" w:author="Elizabeth Rennie" w:date="2022-06-08T15:17:00Z">
        <w:r w:rsidR="008377BD">
          <w:rPr>
            <w:lang w:val="en-US"/>
          </w:rPr>
          <w:t xml:space="preserve"> </w:t>
        </w:r>
      </w:ins>
      <w:ins w:id="199" w:author="Elizabeth Rennie" w:date="2022-06-08T15:18:00Z">
        <w:del w:id="200" w:author="Mr John Willmott" w:date="2022-06-10T11:59:00Z">
          <w:r w:rsidR="008377BD" w:rsidDel="004E1E85">
            <w:rPr>
              <w:lang w:val="en-US"/>
            </w:rPr>
            <w:delText>a</w:delText>
          </w:r>
        </w:del>
        <w:del w:id="201" w:author="Mr John Willmott" w:date="2022-06-10T11:58:00Z">
          <w:r w:rsidR="008377BD" w:rsidDel="004E1E85">
            <w:rPr>
              <w:lang w:val="en-US"/>
            </w:rPr>
            <w:delText>gree</w:delText>
          </w:r>
        </w:del>
        <w:del w:id="202" w:author="Mr John Willmott" w:date="2022-06-10T11:59:00Z">
          <w:r w:rsidR="008377BD" w:rsidDel="004E1E85">
            <w:rPr>
              <w:lang w:val="en-US"/>
            </w:rPr>
            <w:delText>d</w:delText>
          </w:r>
        </w:del>
      </w:ins>
      <w:ins w:id="203" w:author="Mr John Willmott" w:date="2022-06-10T11:59:00Z">
        <w:r w:rsidR="004E1E85">
          <w:rPr>
            <w:lang w:val="en-US"/>
          </w:rPr>
          <w:t>perceive</w:t>
        </w:r>
      </w:ins>
      <w:ins w:id="204" w:author="Elizabeth Rennie" w:date="2022-06-08T15:18:00Z">
        <w:r w:rsidR="008377BD">
          <w:rPr>
            <w:lang w:val="en-US"/>
          </w:rPr>
          <w:t xml:space="preserve"> that the a</w:t>
        </w:r>
      </w:ins>
      <w:ins w:id="205" w:author="Elizabeth Rennie" w:date="2022-06-08T15:15:00Z">
        <w:r w:rsidR="008377BD" w:rsidRPr="008377BD">
          <w:rPr>
            <w:lang w:val="en-US"/>
          </w:rPr>
          <w:t>naly</w:t>
        </w:r>
      </w:ins>
      <w:ins w:id="206" w:author="Elizabeth Rennie" w:date="2022-06-08T15:17:00Z">
        <w:r w:rsidR="008377BD">
          <w:rPr>
            <w:rFonts w:ascii="Calibri" w:eastAsia="Calibri" w:hAnsi="Calibri" w:cs="Calibri"/>
            <w:lang w:val="en-US"/>
          </w:rPr>
          <w:t>ti</w:t>
        </w:r>
      </w:ins>
      <w:ins w:id="207" w:author="Elizabeth Rennie" w:date="2022-06-08T15:15:00Z">
        <w:r w:rsidR="008377BD" w:rsidRPr="008377BD">
          <w:rPr>
            <w:lang w:val="en-US"/>
          </w:rPr>
          <w:t>cs func</w:t>
        </w:r>
      </w:ins>
      <w:ins w:id="208" w:author="Elizabeth Rennie" w:date="2022-06-08T15:17:00Z">
        <w:r w:rsidR="008377BD">
          <w:rPr>
            <w:rFonts w:ascii="Calibri" w:eastAsia="Calibri" w:hAnsi="Calibri" w:cs="Calibri"/>
            <w:lang w:val="en-US"/>
          </w:rPr>
          <w:t>ti</w:t>
        </w:r>
      </w:ins>
      <w:ins w:id="209" w:author="Elizabeth Rennie" w:date="2022-06-08T15:15:00Z">
        <w:r w:rsidR="008377BD" w:rsidRPr="008377BD">
          <w:rPr>
            <w:lang w:val="en-US"/>
          </w:rPr>
          <w:t xml:space="preserve">onality </w:t>
        </w:r>
      </w:ins>
      <w:ins w:id="210" w:author="Elizabeth Rennie" w:date="2022-06-08T15:18:00Z">
        <w:r w:rsidR="008377BD">
          <w:rPr>
            <w:lang w:val="en-US"/>
          </w:rPr>
          <w:t xml:space="preserve">of their </w:t>
        </w:r>
      </w:ins>
      <w:ins w:id="211" w:author="Elizabeth Rennie" w:date="2022-06-08T15:15:00Z">
        <w:r w:rsidR="008377BD" w:rsidRPr="008377BD">
          <w:rPr>
            <w:lang w:val="en-US"/>
          </w:rPr>
          <w:t>current</w:t>
        </w:r>
      </w:ins>
      <w:ins w:id="212" w:author="Elizabeth Rennie" w:date="2022-06-08T15:17:00Z">
        <w:r w:rsidR="008377BD">
          <w:rPr>
            <w:lang w:val="en-US"/>
          </w:rPr>
          <w:t xml:space="preserve"> </w:t>
        </w:r>
      </w:ins>
      <w:ins w:id="213" w:author="Elizabeth Rennie" w:date="2022-06-08T15:15:00Z">
        <w:r w:rsidR="008377BD" w:rsidRPr="008377BD">
          <w:rPr>
            <w:lang w:val="en-US"/>
          </w:rPr>
          <w:t xml:space="preserve">benefits </w:t>
        </w:r>
      </w:ins>
      <w:ins w:id="214" w:author="Elizabeth Rennie" w:date="2022-06-08T15:19:00Z">
        <w:r w:rsidR="008377BD" w:rsidRPr="008377BD">
          <w:rPr>
            <w:lang w:val="en-US"/>
          </w:rPr>
          <w:t>administra</w:t>
        </w:r>
        <w:r w:rsidR="008377BD">
          <w:rPr>
            <w:lang w:val="en-US"/>
          </w:rPr>
          <w:t>tio</w:t>
        </w:r>
        <w:r w:rsidR="008377BD" w:rsidRPr="008377BD">
          <w:rPr>
            <w:lang w:val="en-US"/>
          </w:rPr>
          <w:t>n</w:t>
        </w:r>
      </w:ins>
      <w:ins w:id="215" w:author="Elizabeth Rennie" w:date="2022-06-08T15:15:00Z">
        <w:r w:rsidR="008377BD" w:rsidRPr="008377BD">
          <w:rPr>
            <w:lang w:val="en-US"/>
          </w:rPr>
          <w:t xml:space="preserve"> </w:t>
        </w:r>
      </w:ins>
      <w:ins w:id="216" w:author="Elizabeth Rennie" w:date="2022-06-08T15:19:00Z">
        <w:r w:rsidR="008377BD" w:rsidRPr="008377BD">
          <w:rPr>
            <w:lang w:val="en-US"/>
          </w:rPr>
          <w:t>pla</w:t>
        </w:r>
        <w:r w:rsidR="008377BD">
          <w:rPr>
            <w:rFonts w:ascii="Calibri" w:eastAsia="Calibri" w:hAnsi="Calibri" w:cs="Calibri"/>
            <w:lang w:val="en-US"/>
          </w:rPr>
          <w:t>tf</w:t>
        </w:r>
        <w:r w:rsidR="008377BD" w:rsidRPr="008377BD">
          <w:rPr>
            <w:lang w:val="en-US"/>
          </w:rPr>
          <w:t>orm</w:t>
        </w:r>
      </w:ins>
      <w:ins w:id="217" w:author="Elizabeth Rennie" w:date="2022-06-08T15:18:00Z">
        <w:r w:rsidR="008377BD">
          <w:rPr>
            <w:lang w:val="en-US"/>
          </w:rPr>
          <w:t xml:space="preserve"> </w:t>
        </w:r>
        <w:del w:id="218" w:author="Mr John Willmott" w:date="2022-06-10T12:00:00Z">
          <w:r w:rsidR="008377BD" w:rsidDel="00DE439F">
            <w:rPr>
              <w:lang w:val="en-US"/>
            </w:rPr>
            <w:delText>was</w:delText>
          </w:r>
        </w:del>
      </w:ins>
      <w:ins w:id="219" w:author="Mr John Willmott" w:date="2022-06-10T12:00:00Z">
        <w:r w:rsidR="00DE439F">
          <w:rPr>
            <w:lang w:val="en-US"/>
          </w:rPr>
          <w:t>is</w:t>
        </w:r>
      </w:ins>
      <w:ins w:id="220" w:author="Elizabeth Rennie" w:date="2022-06-08T15:18:00Z">
        <w:r w:rsidR="008377BD">
          <w:rPr>
            <w:lang w:val="en-US"/>
          </w:rPr>
          <w:t xml:space="preserve"> helping the function to </w:t>
        </w:r>
        <w:r w:rsidR="008377BD" w:rsidRPr="008377BD">
          <w:rPr>
            <w:lang w:val="en-US"/>
          </w:rPr>
          <w:t>understand &amp; optimize program performance</w:t>
        </w:r>
        <w:r w:rsidR="008377BD">
          <w:rPr>
            <w:lang w:val="en-US"/>
          </w:rPr>
          <w:t>.</w:t>
        </w:r>
      </w:ins>
    </w:p>
    <w:p w14:paraId="72E87901" w14:textId="45C3229D" w:rsidR="00A80E21" w:rsidRDefault="00A80E21" w:rsidP="00C92C03">
      <w:pPr>
        <w:pStyle w:val="ListParagraph"/>
        <w:rPr>
          <w:lang w:val="en-US"/>
        </w:rPr>
      </w:pPr>
    </w:p>
    <w:p w14:paraId="64DE3DCC" w14:textId="38D192D9" w:rsidR="007D6794" w:rsidRDefault="007D6794" w:rsidP="007D6794">
      <w:pPr>
        <w:pStyle w:val="ListParagraph"/>
        <w:rPr>
          <w:lang w:val="en-US"/>
        </w:rPr>
      </w:pPr>
      <w:r w:rsidRPr="00713BD1">
        <w:rPr>
          <w:lang w:val="en-US"/>
        </w:rPr>
        <w:t xml:space="preserve">Both benefits and HR leaders agree </w:t>
      </w:r>
      <w:r>
        <w:rPr>
          <w:lang w:val="en-US"/>
        </w:rPr>
        <w:t xml:space="preserve">that </w:t>
      </w:r>
      <w:r>
        <w:rPr>
          <w:rStyle w:val="Strong"/>
          <w:b w:val="0"/>
          <w:bCs w:val="0"/>
        </w:rPr>
        <w:t>analytics capability is needed to assess plan providers and plan quality</w:t>
      </w:r>
      <w:r w:rsidRPr="00713BD1">
        <w:rPr>
          <w:lang w:val="en-US"/>
        </w:rPr>
        <w:t xml:space="preserve"> </w:t>
      </w:r>
      <w:r>
        <w:rPr>
          <w:lang w:val="en-US"/>
        </w:rPr>
        <w:t xml:space="preserve">as well as </w:t>
      </w:r>
      <w:r>
        <w:rPr>
          <w:rStyle w:val="Strong"/>
          <w:b w:val="0"/>
          <w:bCs w:val="0"/>
        </w:rPr>
        <w:t xml:space="preserve">understand &amp; optimize benefits program performance. This </w:t>
      </w:r>
      <w:r w:rsidRPr="00713BD1">
        <w:rPr>
          <w:lang w:val="en-US"/>
        </w:rPr>
        <w:t xml:space="preserve">requires the benefits team to </w:t>
      </w:r>
      <w:r>
        <w:rPr>
          <w:lang w:val="en-US"/>
        </w:rPr>
        <w:t xml:space="preserve">possess </w:t>
      </w:r>
      <w:r w:rsidRPr="00713BD1">
        <w:rPr>
          <w:lang w:val="en-US"/>
        </w:rPr>
        <w:t>data management and data analytics skills</w:t>
      </w:r>
      <w:r w:rsidR="00B64038">
        <w:rPr>
          <w:lang w:val="en-US"/>
        </w:rPr>
        <w:t xml:space="preserve"> and have access to high-</w:t>
      </w:r>
      <w:r>
        <w:rPr>
          <w:lang w:val="en-US"/>
        </w:rPr>
        <w:t xml:space="preserve">level </w:t>
      </w:r>
      <w:r w:rsidRPr="00713BD1">
        <w:rPr>
          <w:lang w:val="en-US"/>
        </w:rPr>
        <w:t>dashboards to provide ongoing insights into benefits performance.</w:t>
      </w:r>
    </w:p>
    <w:p w14:paraId="6A13B182" w14:textId="62E87399" w:rsidR="007D6794" w:rsidRDefault="007D6794" w:rsidP="00C92C03">
      <w:pPr>
        <w:pStyle w:val="ListParagraph"/>
        <w:rPr>
          <w:lang w:val="en-US"/>
        </w:rPr>
      </w:pPr>
    </w:p>
    <w:p w14:paraId="0AA78E6D" w14:textId="77777777" w:rsidR="007D6794" w:rsidRDefault="007D6794" w:rsidP="00C92C03">
      <w:pPr>
        <w:pStyle w:val="ListParagraph"/>
        <w:rPr>
          <w:lang w:val="en-US"/>
        </w:rPr>
      </w:pPr>
    </w:p>
    <w:p w14:paraId="367CA9E1" w14:textId="022C42B2" w:rsidR="00C92C03" w:rsidRDefault="00E02E6B" w:rsidP="00C92C03">
      <w:pPr>
        <w:pStyle w:val="ListParagraph"/>
        <w:rPr>
          <w:lang w:val="en-US"/>
        </w:rPr>
      </w:pPr>
      <w:r>
        <w:rPr>
          <w:lang w:val="en-US"/>
        </w:rPr>
        <w:t xml:space="preserve">Key </w:t>
      </w:r>
      <w:r w:rsidR="00A80E21">
        <w:rPr>
          <w:lang w:val="en-US"/>
        </w:rPr>
        <w:t xml:space="preserve">steps to </w:t>
      </w:r>
      <w:r w:rsidR="00CC401E">
        <w:rPr>
          <w:lang w:val="en-US"/>
        </w:rPr>
        <w:t>maximiz</w:t>
      </w:r>
      <w:r w:rsidR="00A80E21">
        <w:rPr>
          <w:lang w:val="en-US"/>
        </w:rPr>
        <w:t>e</w:t>
      </w:r>
      <w:r w:rsidR="00CC401E">
        <w:rPr>
          <w:lang w:val="en-US"/>
        </w:rPr>
        <w:t xml:space="preserve"> the use of data and analytics include:</w:t>
      </w:r>
    </w:p>
    <w:p w14:paraId="6382EC93" w14:textId="5AFB67B2" w:rsidR="00CC401E" w:rsidRDefault="00A80E21" w:rsidP="00CC401E">
      <w:pPr>
        <w:pStyle w:val="ListParagraph"/>
        <w:numPr>
          <w:ilvl w:val="0"/>
          <w:numId w:val="2"/>
        </w:numPr>
        <w:rPr>
          <w:lang w:val="en-US"/>
        </w:rPr>
      </w:pPr>
      <w:r>
        <w:rPr>
          <w:lang w:val="en-US"/>
        </w:rPr>
        <w:t>Increas</w:t>
      </w:r>
      <w:r w:rsidR="00B64038">
        <w:rPr>
          <w:lang w:val="en-US"/>
        </w:rPr>
        <w:t>e</w:t>
      </w:r>
      <w:r>
        <w:rPr>
          <w:lang w:val="en-US"/>
        </w:rPr>
        <w:t xml:space="preserve"> the </w:t>
      </w:r>
      <w:r w:rsidR="00CC401E">
        <w:rPr>
          <w:lang w:val="en-US"/>
        </w:rPr>
        <w:t>involvement of the benefits team in employee satisfaction surveys</w:t>
      </w:r>
    </w:p>
    <w:p w14:paraId="3E7D52CA" w14:textId="376528CD" w:rsidR="00CC401E" w:rsidRDefault="00A80E21" w:rsidP="00CC401E">
      <w:pPr>
        <w:pStyle w:val="ListParagraph"/>
        <w:numPr>
          <w:ilvl w:val="0"/>
          <w:numId w:val="2"/>
        </w:numPr>
        <w:rPr>
          <w:lang w:val="en-US"/>
        </w:rPr>
      </w:pPr>
      <w:r>
        <w:rPr>
          <w:lang w:val="en-US"/>
        </w:rPr>
        <w:t>Develop r</w:t>
      </w:r>
      <w:r w:rsidR="00CC401E">
        <w:rPr>
          <w:lang w:val="en-US"/>
        </w:rPr>
        <w:t>egular and consistent measurement</w:t>
      </w:r>
      <w:r w:rsidR="00B64038">
        <w:rPr>
          <w:lang w:val="en-US"/>
        </w:rPr>
        <w:t>s</w:t>
      </w:r>
      <w:r w:rsidR="00CC401E">
        <w:rPr>
          <w:lang w:val="en-US"/>
        </w:rPr>
        <w:t xml:space="preserve"> of employee benefits satisfaction and engagement</w:t>
      </w:r>
    </w:p>
    <w:p w14:paraId="7E72C247" w14:textId="6CC3524C" w:rsidR="00CC401E" w:rsidRDefault="00A80E21" w:rsidP="00CC401E">
      <w:pPr>
        <w:pStyle w:val="ListParagraph"/>
        <w:numPr>
          <w:ilvl w:val="0"/>
          <w:numId w:val="2"/>
        </w:numPr>
        <w:rPr>
          <w:lang w:val="en-US"/>
        </w:rPr>
      </w:pPr>
      <w:r>
        <w:rPr>
          <w:lang w:val="en-US"/>
        </w:rPr>
        <w:t xml:space="preserve">Deploy </w:t>
      </w:r>
      <w:r w:rsidR="00CC401E">
        <w:rPr>
          <w:lang w:val="en-US"/>
        </w:rPr>
        <w:t xml:space="preserve">a modern benefits platform that has the in-built analytics to assist you </w:t>
      </w:r>
      <w:r w:rsidR="00B64038">
        <w:rPr>
          <w:lang w:val="en-US"/>
        </w:rPr>
        <w:t xml:space="preserve">in </w:t>
      </w:r>
      <w:r w:rsidR="00CC401E">
        <w:rPr>
          <w:lang w:val="en-US"/>
        </w:rPr>
        <w:t>understanding and optimizing benefits program performance and in the assessment of your plan providers</w:t>
      </w:r>
    </w:p>
    <w:p w14:paraId="74E27F8E" w14:textId="3751426A" w:rsidR="00A80E21" w:rsidRDefault="00A80E21" w:rsidP="00A80E21">
      <w:pPr>
        <w:pStyle w:val="ListParagraph"/>
        <w:numPr>
          <w:ilvl w:val="0"/>
          <w:numId w:val="2"/>
        </w:numPr>
        <w:rPr>
          <w:lang w:val="en-US"/>
        </w:rPr>
      </w:pPr>
      <w:r>
        <w:rPr>
          <w:lang w:val="en-US"/>
        </w:rPr>
        <w:t xml:space="preserve">Increase your benefit </w:t>
      </w:r>
      <w:r w:rsidR="00B916B5">
        <w:rPr>
          <w:lang w:val="en-US"/>
        </w:rPr>
        <w:t>team</w:t>
      </w:r>
      <w:r w:rsidR="00DE439F">
        <w:rPr>
          <w:lang w:val="en-US"/>
        </w:rPr>
        <w:t>’</w:t>
      </w:r>
      <w:r w:rsidR="00B916B5">
        <w:rPr>
          <w:lang w:val="en-US"/>
        </w:rPr>
        <w:t xml:space="preserve">s </w:t>
      </w:r>
      <w:r>
        <w:rPr>
          <w:lang w:val="en-US"/>
        </w:rPr>
        <w:t>technology skills to build reports and dashboards as well as workflows and alerts</w:t>
      </w:r>
    </w:p>
    <w:p w14:paraId="14CF51C8" w14:textId="03E80F00" w:rsidR="00384BD6" w:rsidRDefault="00A80E21" w:rsidP="00A80E21">
      <w:pPr>
        <w:pStyle w:val="ListParagraph"/>
        <w:numPr>
          <w:ilvl w:val="0"/>
          <w:numId w:val="2"/>
        </w:numPr>
        <w:rPr>
          <w:lang w:val="en-US"/>
        </w:rPr>
      </w:pPr>
      <w:r>
        <w:rPr>
          <w:lang w:val="en-US"/>
        </w:rPr>
        <w:t xml:space="preserve">Ensure benefits costs </w:t>
      </w:r>
      <w:r w:rsidR="00B64038">
        <w:rPr>
          <w:lang w:val="en-US"/>
        </w:rPr>
        <w:t xml:space="preserve">are </w:t>
      </w:r>
      <w:r>
        <w:rPr>
          <w:lang w:val="en-US"/>
        </w:rPr>
        <w:t xml:space="preserve">measured and evaluated in line with the adoption and value that the employee receives </w:t>
      </w:r>
    </w:p>
    <w:p w14:paraId="076726FA" w14:textId="70CD3F0E" w:rsidR="00384BD6" w:rsidRDefault="00384BD6" w:rsidP="00A80E21">
      <w:pPr>
        <w:pStyle w:val="ListParagraph"/>
        <w:numPr>
          <w:ilvl w:val="0"/>
          <w:numId w:val="2"/>
        </w:numPr>
        <w:rPr>
          <w:lang w:val="en-US"/>
        </w:rPr>
      </w:pPr>
      <w:r>
        <w:rPr>
          <w:lang w:val="en-US"/>
        </w:rPr>
        <w:t>Use analytics to measure the performance of the benefit function</w:t>
      </w:r>
    </w:p>
    <w:p w14:paraId="3563D00E" w14:textId="77777777" w:rsidR="00655789" w:rsidRDefault="00384BD6" w:rsidP="00384BD6">
      <w:pPr>
        <w:pStyle w:val="ListParagraph"/>
        <w:numPr>
          <w:ilvl w:val="0"/>
          <w:numId w:val="2"/>
        </w:numPr>
        <w:rPr>
          <w:lang w:val="en-US"/>
        </w:rPr>
      </w:pPr>
      <w:r>
        <w:rPr>
          <w:lang w:val="en-US"/>
        </w:rPr>
        <w:t xml:space="preserve">Use data points to help with benefit selection and </w:t>
      </w:r>
      <w:r w:rsidR="00A80E21" w:rsidRPr="00A80E21">
        <w:rPr>
          <w:lang w:val="en-US"/>
        </w:rPr>
        <w:t>negotiat</w:t>
      </w:r>
      <w:r>
        <w:rPr>
          <w:lang w:val="en-US"/>
        </w:rPr>
        <w:t xml:space="preserve">ions with </w:t>
      </w:r>
      <w:r w:rsidR="00A80E21" w:rsidRPr="00A80E21">
        <w:rPr>
          <w:lang w:val="en-US"/>
        </w:rPr>
        <w:t>providers</w:t>
      </w:r>
    </w:p>
    <w:p w14:paraId="74A013D7" w14:textId="0FB62191" w:rsidR="00384BD6" w:rsidRPr="00384BD6" w:rsidRDefault="00384BD6" w:rsidP="00384BD6">
      <w:pPr>
        <w:pStyle w:val="ListParagraph"/>
        <w:numPr>
          <w:ilvl w:val="0"/>
          <w:numId w:val="2"/>
        </w:numPr>
        <w:rPr>
          <w:lang w:val="en-US"/>
        </w:rPr>
      </w:pPr>
      <w:r>
        <w:rPr>
          <w:lang w:val="en-US"/>
        </w:rPr>
        <w:t>Educate the benefits team on wider HR analytics such as retention, reason</w:t>
      </w:r>
      <w:r w:rsidR="00B64038">
        <w:rPr>
          <w:lang w:val="en-US"/>
        </w:rPr>
        <w:t>s</w:t>
      </w:r>
      <w:r>
        <w:rPr>
          <w:lang w:val="en-US"/>
        </w:rPr>
        <w:t xml:space="preserve"> for leaving, and recruitment metrics to help shape benefit strategies</w:t>
      </w:r>
    </w:p>
    <w:p w14:paraId="1DFEC331" w14:textId="26FD6AE3" w:rsidR="00384BD6" w:rsidRDefault="00384BD6" w:rsidP="00384BD6">
      <w:pPr>
        <w:pStyle w:val="ListParagraph"/>
        <w:numPr>
          <w:ilvl w:val="0"/>
          <w:numId w:val="2"/>
        </w:numPr>
        <w:rPr>
          <w:lang w:val="en-US"/>
        </w:rPr>
      </w:pPr>
      <w:r>
        <w:rPr>
          <w:lang w:val="en-US"/>
        </w:rPr>
        <w:t>Use benchmarks and assess trends using data</w:t>
      </w:r>
      <w:r w:rsidR="007D6794">
        <w:rPr>
          <w:lang w:val="en-US"/>
        </w:rPr>
        <w:t>.</w:t>
      </w:r>
    </w:p>
    <w:p w14:paraId="7423BCE0" w14:textId="77777777" w:rsidR="00E02E6B" w:rsidRDefault="00E02E6B" w:rsidP="00C92C03">
      <w:pPr>
        <w:pStyle w:val="ListParagraph"/>
        <w:rPr>
          <w:lang w:val="en-US"/>
        </w:rPr>
      </w:pPr>
    </w:p>
    <w:p w14:paraId="678DFD05" w14:textId="77777777" w:rsidR="00C92C03" w:rsidRPr="009615C9" w:rsidRDefault="00C92C03" w:rsidP="00C92C03">
      <w:pPr>
        <w:pStyle w:val="ListParagraph"/>
        <w:rPr>
          <w:b/>
          <w:bCs/>
          <w:lang w:val="en-US"/>
        </w:rPr>
      </w:pPr>
      <w:r w:rsidRPr="009615C9">
        <w:rPr>
          <w:b/>
          <w:bCs/>
          <w:lang w:val="en-US"/>
        </w:rPr>
        <w:t>Medium</w:t>
      </w:r>
    </w:p>
    <w:p w14:paraId="2909329C" w14:textId="77777777" w:rsidR="007D6794" w:rsidRDefault="007D6794" w:rsidP="00C92C03">
      <w:pPr>
        <w:pStyle w:val="ListParagraph"/>
        <w:rPr>
          <w:lang w:val="en-US"/>
        </w:rPr>
      </w:pPr>
    </w:p>
    <w:p w14:paraId="4D309251" w14:textId="38FBBEA0" w:rsidR="00C92C03" w:rsidRDefault="00F65468" w:rsidP="00C92C03">
      <w:pPr>
        <w:pStyle w:val="ListParagraph"/>
        <w:rPr>
          <w:lang w:val="en-US"/>
        </w:rPr>
      </w:pPr>
      <w:r>
        <w:rPr>
          <w:lang w:val="en-US"/>
        </w:rPr>
        <w:t xml:space="preserve">You will typically monitor employee benefits satisfaction and engagement </w:t>
      </w:r>
      <w:r w:rsidR="00787D14">
        <w:rPr>
          <w:lang w:val="en-US"/>
        </w:rPr>
        <w:t xml:space="preserve">and be involved in employee satisfaction surveys. </w:t>
      </w:r>
    </w:p>
    <w:p w14:paraId="5729DAA4" w14:textId="2020EC46" w:rsidR="00F65468" w:rsidRDefault="00F65468" w:rsidP="00C92C03">
      <w:pPr>
        <w:pStyle w:val="ListParagraph"/>
        <w:rPr>
          <w:lang w:val="en-US"/>
        </w:rPr>
      </w:pPr>
    </w:p>
    <w:p w14:paraId="4F0B4C6D" w14:textId="3C415758" w:rsidR="009808B7" w:rsidRDefault="00787D14" w:rsidP="009808B7">
      <w:pPr>
        <w:pStyle w:val="ListParagraph"/>
        <w:rPr>
          <w:lang w:val="en-US"/>
        </w:rPr>
      </w:pPr>
      <w:r>
        <w:rPr>
          <w:lang w:val="en-US"/>
        </w:rPr>
        <w:lastRenderedPageBreak/>
        <w:t xml:space="preserve">You will also typically already </w:t>
      </w:r>
      <w:r w:rsidR="00B64038">
        <w:rPr>
          <w:lang w:val="en-US"/>
        </w:rPr>
        <w:t>use</w:t>
      </w:r>
      <w:r>
        <w:rPr>
          <w:lang w:val="en-US"/>
        </w:rPr>
        <w:t xml:space="preserve"> analytics embedded in your benefits platform </w:t>
      </w:r>
      <w:r w:rsidR="009808B7">
        <w:rPr>
          <w:lang w:val="en-US"/>
        </w:rPr>
        <w:t>to assess your benefits program performance. However, you may be able to further enhance your benefits programs by</w:t>
      </w:r>
      <w:r w:rsidR="007D6794">
        <w:rPr>
          <w:lang w:val="en-US"/>
        </w:rPr>
        <w:t xml:space="preserve"> </w:t>
      </w:r>
      <w:r w:rsidR="00115DAF">
        <w:rPr>
          <w:lang w:val="en-US"/>
        </w:rPr>
        <w:t>undertaking these activit</w:t>
      </w:r>
      <w:r w:rsidR="00B64038">
        <w:rPr>
          <w:lang w:val="en-US"/>
        </w:rPr>
        <w:t>i</w:t>
      </w:r>
      <w:r w:rsidR="00115DAF">
        <w:rPr>
          <w:lang w:val="en-US"/>
        </w:rPr>
        <w:t>es</w:t>
      </w:r>
      <w:r w:rsidR="007D6794">
        <w:rPr>
          <w:lang w:val="en-US"/>
        </w:rPr>
        <w:t>:</w:t>
      </w:r>
    </w:p>
    <w:p w14:paraId="1C427859" w14:textId="77777777" w:rsidR="007D6794" w:rsidRDefault="007D6794" w:rsidP="009808B7">
      <w:pPr>
        <w:pStyle w:val="ListParagraph"/>
        <w:rPr>
          <w:lang w:val="en-US"/>
        </w:rPr>
      </w:pPr>
    </w:p>
    <w:p w14:paraId="32C2C30F" w14:textId="2CCCE3C8" w:rsidR="009808B7" w:rsidRPr="009615C9" w:rsidRDefault="00115DAF" w:rsidP="009808B7">
      <w:pPr>
        <w:pStyle w:val="ListParagraph"/>
        <w:numPr>
          <w:ilvl w:val="0"/>
          <w:numId w:val="2"/>
        </w:numPr>
        <w:rPr>
          <w:lang w:val="en-US"/>
        </w:rPr>
      </w:pPr>
      <w:r w:rsidRPr="009615C9">
        <w:rPr>
          <w:lang w:val="en-US"/>
        </w:rPr>
        <w:t xml:space="preserve">Use </w:t>
      </w:r>
      <w:r w:rsidR="007D6794" w:rsidRPr="009615C9">
        <w:rPr>
          <w:lang w:val="en-US"/>
        </w:rPr>
        <w:t xml:space="preserve">more </w:t>
      </w:r>
      <w:r w:rsidR="009808B7" w:rsidRPr="009615C9">
        <w:rPr>
          <w:lang w:val="en-US"/>
        </w:rPr>
        <w:t>analytics to assess your plan providers and their plan quality</w:t>
      </w:r>
    </w:p>
    <w:p w14:paraId="7F7FCFEE" w14:textId="4B4B3976" w:rsidR="009808B7" w:rsidRPr="009615C9" w:rsidRDefault="007D6794" w:rsidP="009808B7">
      <w:pPr>
        <w:pStyle w:val="ListParagraph"/>
        <w:numPr>
          <w:ilvl w:val="0"/>
          <w:numId w:val="2"/>
        </w:numPr>
        <w:rPr>
          <w:lang w:val="en-US"/>
        </w:rPr>
      </w:pPr>
      <w:r w:rsidRPr="009615C9">
        <w:rPr>
          <w:lang w:val="en-US"/>
        </w:rPr>
        <w:t xml:space="preserve">Monitor </w:t>
      </w:r>
      <w:r w:rsidR="009808B7" w:rsidRPr="009615C9">
        <w:rPr>
          <w:lang w:val="en-US"/>
        </w:rPr>
        <w:t>the use of benefits by your competitors for talent</w:t>
      </w:r>
    </w:p>
    <w:p w14:paraId="6558D199" w14:textId="1FE83A7D" w:rsidR="009808B7" w:rsidRPr="009615C9" w:rsidRDefault="007D6794" w:rsidP="009808B7">
      <w:pPr>
        <w:pStyle w:val="ListParagraph"/>
        <w:numPr>
          <w:ilvl w:val="0"/>
          <w:numId w:val="2"/>
        </w:numPr>
        <w:rPr>
          <w:lang w:val="en-US"/>
        </w:rPr>
      </w:pPr>
      <w:r w:rsidRPr="009615C9">
        <w:rPr>
          <w:lang w:val="en-US"/>
        </w:rPr>
        <w:t xml:space="preserve">Establish </w:t>
      </w:r>
      <w:r w:rsidR="009808B7" w:rsidRPr="009615C9">
        <w:rPr>
          <w:lang w:val="en-US"/>
        </w:rPr>
        <w:t>dashboards for communication with HR leaders</w:t>
      </w:r>
    </w:p>
    <w:p w14:paraId="4D4FC5A0" w14:textId="3026949E" w:rsidR="007D6794" w:rsidRDefault="007D6794" w:rsidP="007D6794">
      <w:pPr>
        <w:pStyle w:val="ListParagraph"/>
        <w:numPr>
          <w:ilvl w:val="0"/>
          <w:numId w:val="2"/>
        </w:numPr>
        <w:rPr>
          <w:lang w:val="en-US"/>
        </w:rPr>
      </w:pPr>
      <w:r>
        <w:rPr>
          <w:lang w:val="en-US"/>
        </w:rPr>
        <w:t>Develop regular and consistent measurement</w:t>
      </w:r>
      <w:r w:rsidR="00B64038">
        <w:rPr>
          <w:lang w:val="en-US"/>
        </w:rPr>
        <w:t>s</w:t>
      </w:r>
      <w:r>
        <w:rPr>
          <w:lang w:val="en-US"/>
        </w:rPr>
        <w:t xml:space="preserve"> of employee benefits satisfaction and engagement</w:t>
      </w:r>
    </w:p>
    <w:p w14:paraId="4F3194E0" w14:textId="30495F6B" w:rsidR="007D6794" w:rsidRDefault="007D6794" w:rsidP="007D6794">
      <w:pPr>
        <w:pStyle w:val="ListParagraph"/>
        <w:numPr>
          <w:ilvl w:val="0"/>
          <w:numId w:val="2"/>
        </w:numPr>
        <w:rPr>
          <w:lang w:val="en-US"/>
        </w:rPr>
      </w:pPr>
      <w:r>
        <w:rPr>
          <w:lang w:val="en-US"/>
        </w:rPr>
        <w:t>Ensure that the benefits team works more closely with the wider HR team and that regular and complementary HR and benefits surveys are conducted</w:t>
      </w:r>
    </w:p>
    <w:p w14:paraId="667C789B" w14:textId="62470E05" w:rsidR="00384BD6" w:rsidRDefault="00384BD6" w:rsidP="00384BD6">
      <w:pPr>
        <w:pStyle w:val="ListParagraph"/>
        <w:numPr>
          <w:ilvl w:val="0"/>
          <w:numId w:val="2"/>
        </w:numPr>
        <w:rPr>
          <w:lang w:val="en-US"/>
        </w:rPr>
      </w:pPr>
      <w:r>
        <w:rPr>
          <w:lang w:val="en-US"/>
        </w:rPr>
        <w:t xml:space="preserve">Increase your benefit </w:t>
      </w:r>
      <w:r w:rsidR="00B916B5">
        <w:rPr>
          <w:lang w:val="en-US"/>
        </w:rPr>
        <w:t>team</w:t>
      </w:r>
      <w:r w:rsidR="00DE439F">
        <w:rPr>
          <w:lang w:val="en-US"/>
        </w:rPr>
        <w:t>’</w:t>
      </w:r>
      <w:r w:rsidR="00B916B5">
        <w:rPr>
          <w:lang w:val="en-US"/>
        </w:rPr>
        <w:t xml:space="preserve">s </w:t>
      </w:r>
      <w:r>
        <w:rPr>
          <w:lang w:val="en-US"/>
        </w:rPr>
        <w:t>technology skills to build reports and dashboards as well as workflows and alerts</w:t>
      </w:r>
    </w:p>
    <w:p w14:paraId="502BBCC8" w14:textId="261FF1D3" w:rsidR="00384BD6" w:rsidRDefault="00384BD6" w:rsidP="00384BD6">
      <w:pPr>
        <w:pStyle w:val="ListParagraph"/>
        <w:numPr>
          <w:ilvl w:val="0"/>
          <w:numId w:val="2"/>
        </w:numPr>
        <w:rPr>
          <w:lang w:val="en-US"/>
        </w:rPr>
      </w:pPr>
      <w:r>
        <w:rPr>
          <w:lang w:val="en-US"/>
        </w:rPr>
        <w:t xml:space="preserve">Ensure benefits costs </w:t>
      </w:r>
      <w:r w:rsidR="00B64038">
        <w:rPr>
          <w:lang w:val="en-US"/>
        </w:rPr>
        <w:t xml:space="preserve">are </w:t>
      </w:r>
      <w:r>
        <w:rPr>
          <w:lang w:val="en-US"/>
        </w:rPr>
        <w:t xml:space="preserve">measured and evaluated in line with the adoption and value that the employee receives </w:t>
      </w:r>
    </w:p>
    <w:p w14:paraId="55A09870" w14:textId="091272F1" w:rsidR="00384BD6" w:rsidRPr="00384BD6" w:rsidRDefault="00384BD6" w:rsidP="00384BD6">
      <w:pPr>
        <w:pStyle w:val="ListParagraph"/>
        <w:numPr>
          <w:ilvl w:val="0"/>
          <w:numId w:val="2"/>
        </w:numPr>
        <w:rPr>
          <w:lang w:val="en-US"/>
        </w:rPr>
      </w:pPr>
      <w:r>
        <w:rPr>
          <w:lang w:val="en-US"/>
        </w:rPr>
        <w:t>Educate the benefits team on wider HR analytics such as retention, reason</w:t>
      </w:r>
      <w:r w:rsidR="00B64038">
        <w:rPr>
          <w:lang w:val="en-US"/>
        </w:rPr>
        <w:t>s</w:t>
      </w:r>
      <w:r>
        <w:rPr>
          <w:lang w:val="en-US"/>
        </w:rPr>
        <w:t xml:space="preserve"> for leaving, and recruitment metrics to help shape benefit strategies</w:t>
      </w:r>
      <w:r w:rsidR="00115DAF">
        <w:rPr>
          <w:lang w:val="en-US"/>
        </w:rPr>
        <w:t>.</w:t>
      </w:r>
    </w:p>
    <w:p w14:paraId="2A150662" w14:textId="1B6DC967" w:rsidR="00787D14" w:rsidRDefault="00787D14" w:rsidP="00C92C03">
      <w:pPr>
        <w:pStyle w:val="ListParagraph"/>
        <w:rPr>
          <w:lang w:val="en-US"/>
        </w:rPr>
      </w:pPr>
    </w:p>
    <w:p w14:paraId="061E2A98" w14:textId="77777777" w:rsidR="00F65468" w:rsidRDefault="00F65468" w:rsidP="00C92C03">
      <w:pPr>
        <w:pStyle w:val="ListParagraph"/>
        <w:rPr>
          <w:lang w:val="en-US"/>
        </w:rPr>
      </w:pPr>
    </w:p>
    <w:p w14:paraId="5B69FDAC" w14:textId="0981EE05" w:rsidR="00C92C03" w:rsidRPr="009615C9" w:rsidRDefault="00C92C03" w:rsidP="00C92C03">
      <w:pPr>
        <w:pStyle w:val="ListParagraph"/>
        <w:rPr>
          <w:b/>
          <w:bCs/>
          <w:lang w:val="en-US"/>
        </w:rPr>
      </w:pPr>
      <w:r w:rsidRPr="009615C9">
        <w:rPr>
          <w:b/>
          <w:bCs/>
          <w:lang w:val="en-US"/>
        </w:rPr>
        <w:t>High</w:t>
      </w:r>
    </w:p>
    <w:p w14:paraId="5894ED7D" w14:textId="77777777" w:rsidR="00115DAF" w:rsidRDefault="00115DAF" w:rsidP="00C92C03">
      <w:pPr>
        <w:pStyle w:val="ListParagraph"/>
        <w:rPr>
          <w:lang w:val="en-US"/>
        </w:rPr>
      </w:pPr>
    </w:p>
    <w:p w14:paraId="0C359DEF" w14:textId="2DCB70B6" w:rsidR="00C92C03" w:rsidRDefault="0088445F" w:rsidP="00C92C03">
      <w:pPr>
        <w:pStyle w:val="ListParagraph"/>
        <w:rPr>
          <w:lang w:val="en-US"/>
        </w:rPr>
      </w:pPr>
      <w:r>
        <w:rPr>
          <w:lang w:val="en-US"/>
        </w:rPr>
        <w:t xml:space="preserve">Organizations that scored </w:t>
      </w:r>
      <w:r w:rsidR="00DE439F">
        <w:rPr>
          <w:lang w:val="en-US"/>
        </w:rPr>
        <w:t>“</w:t>
      </w:r>
      <w:r>
        <w:rPr>
          <w:lang w:val="en-US"/>
        </w:rPr>
        <w:t>high</w:t>
      </w:r>
      <w:r w:rsidR="00DE439F">
        <w:rPr>
          <w:lang w:val="en-US"/>
        </w:rPr>
        <w:t>”</w:t>
      </w:r>
      <w:r w:rsidR="00B916B5">
        <w:rPr>
          <w:lang w:val="en-US"/>
        </w:rPr>
        <w:t xml:space="preserve"> </w:t>
      </w:r>
      <w:r>
        <w:rPr>
          <w:lang w:val="en-US"/>
        </w:rPr>
        <w:t xml:space="preserve">understand the importance of data and analytics to drive </w:t>
      </w:r>
      <w:r w:rsidR="00981626">
        <w:rPr>
          <w:lang w:val="en-US"/>
        </w:rPr>
        <w:t>benefits decision</w:t>
      </w:r>
      <w:r w:rsidR="00DE439F">
        <w:rPr>
          <w:lang w:val="en-US"/>
        </w:rPr>
        <w:t>-</w:t>
      </w:r>
      <w:r w:rsidR="00981626">
        <w:rPr>
          <w:lang w:val="en-US"/>
        </w:rPr>
        <w:t xml:space="preserve">making and employee engagement. In particular, the benefits leaders in these organizations tend to be extensively involved </w:t>
      </w:r>
      <w:r w:rsidR="00D11D80">
        <w:rPr>
          <w:lang w:val="en-US"/>
        </w:rPr>
        <w:t>in employee satisfaction surveys</w:t>
      </w:r>
      <w:r w:rsidR="00B64038">
        <w:rPr>
          <w:lang w:val="en-US"/>
        </w:rPr>
        <w:t>,</w:t>
      </w:r>
      <w:r w:rsidR="00D11D80">
        <w:rPr>
          <w:lang w:val="en-US"/>
        </w:rPr>
        <w:t xml:space="preserve"> </w:t>
      </w:r>
      <w:r w:rsidR="000C5F43">
        <w:rPr>
          <w:lang w:val="en-US"/>
        </w:rPr>
        <w:t>regularly monitoring employee benefits satisfaction and engagement.</w:t>
      </w:r>
    </w:p>
    <w:p w14:paraId="24C7A8F5" w14:textId="1AA98897" w:rsidR="000C5F43" w:rsidRDefault="000C5F43" w:rsidP="00C92C03">
      <w:pPr>
        <w:pStyle w:val="ListParagraph"/>
        <w:rPr>
          <w:lang w:val="en-US"/>
        </w:rPr>
      </w:pPr>
    </w:p>
    <w:p w14:paraId="74E9BB34" w14:textId="78110F83" w:rsidR="000C5F43" w:rsidRDefault="000C5F43" w:rsidP="00C92C03">
      <w:pPr>
        <w:pStyle w:val="ListParagraph"/>
        <w:rPr>
          <w:lang w:val="en-US"/>
        </w:rPr>
      </w:pPr>
      <w:r>
        <w:rPr>
          <w:lang w:val="en-US"/>
        </w:rPr>
        <w:t xml:space="preserve">Equally importantly, they typically have a high appreciation of the role of benefits technology. They use sophisticated benefits analytics embedded in their platforms </w:t>
      </w:r>
      <w:r w:rsidR="00B64038">
        <w:rPr>
          <w:lang w:val="en-US"/>
        </w:rPr>
        <w:t>to optimize benefits program performance and assess</w:t>
      </w:r>
      <w:r w:rsidR="001A3C0E">
        <w:rPr>
          <w:lang w:val="en-US"/>
        </w:rPr>
        <w:t xml:space="preserve"> their plan providers.</w:t>
      </w:r>
    </w:p>
    <w:p w14:paraId="5904CDC7" w14:textId="7D1E1327" w:rsidR="00C92C03" w:rsidRDefault="00C92C03" w:rsidP="00C92C03">
      <w:pPr>
        <w:pStyle w:val="ListParagraph"/>
        <w:rPr>
          <w:lang w:val="en-US"/>
        </w:rPr>
      </w:pPr>
    </w:p>
    <w:p w14:paraId="0B09752D" w14:textId="3E1B86A3" w:rsidR="0068016B" w:rsidRDefault="00B13523" w:rsidP="00C92C03">
      <w:pPr>
        <w:pStyle w:val="ListParagraph"/>
        <w:rPr>
          <w:lang w:val="en-US"/>
        </w:rPr>
      </w:pPr>
      <w:r>
        <w:rPr>
          <w:lang w:val="en-US"/>
        </w:rPr>
        <w:t xml:space="preserve">You may be able to further enhance your benefits </w:t>
      </w:r>
      <w:r w:rsidR="00A35EFB">
        <w:rPr>
          <w:lang w:val="en-US"/>
        </w:rPr>
        <w:t>programs by</w:t>
      </w:r>
      <w:r w:rsidR="00115DAF">
        <w:rPr>
          <w:lang w:val="en-US"/>
        </w:rPr>
        <w:t>:</w:t>
      </w:r>
    </w:p>
    <w:p w14:paraId="05D1B9FB" w14:textId="418D0D3A" w:rsidR="001A3C0E" w:rsidRDefault="0068016B" w:rsidP="0068016B">
      <w:pPr>
        <w:pStyle w:val="ListParagraph"/>
        <w:numPr>
          <w:ilvl w:val="0"/>
          <w:numId w:val="2"/>
        </w:numPr>
        <w:rPr>
          <w:lang w:val="en-US"/>
        </w:rPr>
      </w:pPr>
      <w:r>
        <w:rPr>
          <w:lang w:val="en-US"/>
        </w:rPr>
        <w:t>Monitoring the use of benefits by your competitors for talent</w:t>
      </w:r>
      <w:r w:rsidR="004303C7">
        <w:rPr>
          <w:lang w:val="en-US"/>
        </w:rPr>
        <w:t xml:space="preserve"> using </w:t>
      </w:r>
      <w:r w:rsidR="00B64038">
        <w:rPr>
          <w:lang w:val="en-US"/>
        </w:rPr>
        <w:t>industry-</w:t>
      </w:r>
      <w:r w:rsidR="004303C7">
        <w:rPr>
          <w:lang w:val="en-US"/>
        </w:rPr>
        <w:t>wide benchmarks</w:t>
      </w:r>
    </w:p>
    <w:p w14:paraId="3944E0CE" w14:textId="548C30FB" w:rsidR="0068016B" w:rsidRDefault="0068016B" w:rsidP="0068016B">
      <w:pPr>
        <w:pStyle w:val="ListParagraph"/>
        <w:numPr>
          <w:ilvl w:val="0"/>
          <w:numId w:val="2"/>
        </w:numPr>
        <w:rPr>
          <w:lang w:val="en-US"/>
        </w:rPr>
      </w:pPr>
      <w:r>
        <w:rPr>
          <w:lang w:val="en-US"/>
        </w:rPr>
        <w:t>Establishing dashboards for communication with HR leaders</w:t>
      </w:r>
    </w:p>
    <w:p w14:paraId="748CF6F4" w14:textId="5BCDE01C" w:rsidR="004303C7" w:rsidRPr="00115DAF" w:rsidRDefault="00115DAF" w:rsidP="00115DAF">
      <w:pPr>
        <w:pStyle w:val="ListParagraph"/>
        <w:numPr>
          <w:ilvl w:val="0"/>
          <w:numId w:val="2"/>
        </w:numPr>
        <w:rPr>
          <w:lang w:val="en-US"/>
        </w:rPr>
      </w:pPr>
      <w:r>
        <w:rPr>
          <w:lang w:val="en-US"/>
        </w:rPr>
        <w:t>Us</w:t>
      </w:r>
      <w:r w:rsidR="00C65757">
        <w:rPr>
          <w:lang w:val="en-US"/>
        </w:rPr>
        <w:t>ing</w:t>
      </w:r>
      <w:r>
        <w:rPr>
          <w:lang w:val="en-US"/>
        </w:rPr>
        <w:t xml:space="preserve"> benchmarks and identify</w:t>
      </w:r>
      <w:r w:rsidR="00C65757">
        <w:rPr>
          <w:lang w:val="en-US"/>
        </w:rPr>
        <w:t>ing</w:t>
      </w:r>
      <w:r>
        <w:rPr>
          <w:lang w:val="en-US"/>
        </w:rPr>
        <w:t xml:space="preserve"> trends using data </w:t>
      </w:r>
      <w:r w:rsidR="00C65757">
        <w:rPr>
          <w:lang w:val="en-US"/>
        </w:rPr>
        <w:t>to</w:t>
      </w:r>
      <w:r>
        <w:rPr>
          <w:lang w:val="en-US"/>
        </w:rPr>
        <w:t xml:space="preserve"> look for correlations </w:t>
      </w:r>
      <w:r w:rsidR="004303C7" w:rsidRPr="00115DAF">
        <w:rPr>
          <w:lang w:val="en-US"/>
        </w:rPr>
        <w:t>based on lifestyle changes and demographic changes</w:t>
      </w:r>
      <w:r>
        <w:rPr>
          <w:lang w:val="en-US"/>
        </w:rPr>
        <w:t>.</w:t>
      </w:r>
    </w:p>
    <w:p w14:paraId="213FE766" w14:textId="77777777" w:rsidR="004303C7" w:rsidRPr="004303C7" w:rsidRDefault="004303C7" w:rsidP="004303C7">
      <w:pPr>
        <w:ind w:left="720"/>
        <w:rPr>
          <w:lang w:val="en-US"/>
        </w:rPr>
      </w:pPr>
    </w:p>
    <w:sectPr w:rsidR="004303C7" w:rsidRPr="004303C7">
      <w:headerReference w:type="default" r:id="rId12"/>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mes Stanton" w:date="2022-06-07T10:16:00Z" w:initials="JS">
    <w:p w14:paraId="0E1FABA2" w14:textId="6384F932" w:rsidR="00835A65" w:rsidRDefault="00835A65">
      <w:pPr>
        <w:pStyle w:val="CommentText"/>
      </w:pPr>
      <w:r>
        <w:rPr>
          <w:rStyle w:val="CommentReference"/>
        </w:rPr>
        <w:annotationRef/>
      </w:r>
      <w:r>
        <w:t xml:space="preserve">Can we add an “Introduction” for the </w:t>
      </w:r>
      <w:r w:rsidR="00DD45F1">
        <w:t>dynamic report? Just one introduction that would preface the entire report. Also, can you write a short methodology section for how the maturity model was created and results were tabulated? We will likely use the methodology section in the dynamic report and will post it onscreen when results are being calculated following the survey complete and prior to the dynamic report being displayed.</w:t>
      </w:r>
    </w:p>
  </w:comment>
  <w:comment w:id="28" w:author="Mr John Willmott" w:date="2022-06-10T12:29:00Z" w:initials="JW">
    <w:p w14:paraId="514E038E" w14:textId="77777777" w:rsidR="000367A2" w:rsidRDefault="000367A2">
      <w:pPr>
        <w:pStyle w:val="CommentText"/>
      </w:pPr>
      <w:r>
        <w:rPr>
          <w:rStyle w:val="CommentReference"/>
        </w:rPr>
        <w:annotationRef/>
      </w:r>
      <w:r>
        <w:t>We need to agree more flattering terms than low, medium, and high e.g. maturing, mature, very mature</w:t>
      </w:r>
    </w:p>
    <w:p w14:paraId="6B3A3DE7" w14:textId="77777777" w:rsidR="000367A2" w:rsidRDefault="000367A2">
      <w:pPr>
        <w:pStyle w:val="CommentText"/>
      </w:pPr>
    </w:p>
    <w:p w14:paraId="5EDD189C" w14:textId="665FCD1A" w:rsidR="000367A2" w:rsidRDefault="000367A2">
      <w:pPr>
        <w:pStyle w:val="CommentText"/>
      </w:pPr>
      <w:r>
        <w:t>Any suggestions?</w:t>
      </w:r>
    </w:p>
  </w:comment>
  <w:comment w:id="41" w:author="Elizabeth Rennie" w:date="2022-06-08T15:23:00Z" w:initials="ER">
    <w:p w14:paraId="3FB9F361" w14:textId="77777777" w:rsidR="000367A2" w:rsidRDefault="006D279C" w:rsidP="006D279C">
      <w:pPr>
        <w:pStyle w:val="CommentText"/>
      </w:pPr>
      <w:r>
        <w:rPr>
          <w:rStyle w:val="CommentReference"/>
        </w:rPr>
        <w:annotationRef/>
      </w:r>
    </w:p>
    <w:p w14:paraId="4B496C18" w14:textId="79A16559" w:rsidR="006D279C" w:rsidRDefault="006D279C" w:rsidP="006D279C">
      <w:pPr>
        <w:pStyle w:val="CommentText"/>
      </w:pPr>
      <w:r>
        <w:t>Add link to download the full report</w:t>
      </w:r>
    </w:p>
  </w:comment>
  <w:comment w:id="96" w:author="James Stanton" w:date="2022-06-07T10:01:00Z" w:initials="JS">
    <w:p w14:paraId="47C9DC6F" w14:textId="0D31F1B4" w:rsidR="00204368" w:rsidRDefault="00204368">
      <w:pPr>
        <w:pStyle w:val="CommentText"/>
      </w:pPr>
      <w:r>
        <w:rPr>
          <w:rStyle w:val="CommentReference"/>
        </w:rPr>
        <w:annotationRef/>
      </w:r>
      <w:r>
        <w:t xml:space="preserve">This is a strong paragraph, any reason why we wouldn’t want </w:t>
      </w:r>
      <w:r w:rsidR="006421B0">
        <w:t>to repeat it in medium and high?</w:t>
      </w:r>
    </w:p>
  </w:comment>
  <w:comment w:id="97" w:author="Elizabeth Rennie" w:date="2022-06-08T14:53:00Z" w:initials="ER">
    <w:p w14:paraId="310D862C" w14:textId="46EA7A74" w:rsidR="001D1D4C" w:rsidRDefault="001D1D4C">
      <w:pPr>
        <w:pStyle w:val="CommentText"/>
      </w:pPr>
      <w:r>
        <w:rPr>
          <w:rStyle w:val="CommentReference"/>
        </w:rPr>
        <w:annotationRef/>
      </w:r>
      <w:r>
        <w:t>Added.</w:t>
      </w:r>
    </w:p>
  </w:comment>
  <w:comment w:id="99" w:author="James Stanton" w:date="2022-06-07T10:01:00Z" w:initials="JS">
    <w:p w14:paraId="44FBA1AB" w14:textId="77777777" w:rsidR="001D1D4C" w:rsidRDefault="001D1D4C" w:rsidP="001D1D4C">
      <w:pPr>
        <w:pStyle w:val="CommentText"/>
      </w:pPr>
      <w:r>
        <w:rPr>
          <w:rStyle w:val="CommentReference"/>
        </w:rPr>
        <w:annotationRef/>
      </w:r>
      <w:r>
        <w:t>This is a strong paragraph, any reason why we wouldn’t want to repeat it in medium and high?</w:t>
      </w:r>
    </w:p>
  </w:comment>
  <w:comment w:id="100" w:author="Elizabeth Rennie" w:date="2022-06-08T14:53:00Z" w:initials="ER">
    <w:p w14:paraId="0476043A" w14:textId="77777777" w:rsidR="001D1D4C" w:rsidRDefault="001D1D4C" w:rsidP="001D1D4C">
      <w:pPr>
        <w:pStyle w:val="CommentText"/>
      </w:pPr>
      <w:r>
        <w:rPr>
          <w:rStyle w:val="CommentReference"/>
        </w:rPr>
        <w:annotationRef/>
      </w:r>
      <w:r>
        <w:t>Added.</w:t>
      </w:r>
    </w:p>
  </w:comment>
  <w:comment w:id="111" w:author="James Stanton" w:date="2022-06-07T10:01:00Z" w:initials="JS">
    <w:p w14:paraId="483E996E" w14:textId="77777777" w:rsidR="001D1D4C" w:rsidRDefault="001D1D4C" w:rsidP="001D1D4C">
      <w:pPr>
        <w:pStyle w:val="CommentText"/>
      </w:pPr>
      <w:r>
        <w:rPr>
          <w:rStyle w:val="CommentReference"/>
        </w:rPr>
        <w:annotationRef/>
      </w:r>
      <w:r>
        <w:t>This is a strong paragraph, any reason why we wouldn’t want to repeat it in medium and high?</w:t>
      </w:r>
    </w:p>
  </w:comment>
  <w:comment w:id="112" w:author="Elizabeth Rennie" w:date="2022-06-08T14:53:00Z" w:initials="ER">
    <w:p w14:paraId="2490F032" w14:textId="77777777" w:rsidR="001D1D4C" w:rsidRDefault="001D1D4C" w:rsidP="001D1D4C">
      <w:pPr>
        <w:pStyle w:val="CommentText"/>
      </w:pPr>
      <w:r>
        <w:rPr>
          <w:rStyle w:val="CommentReference"/>
        </w:rPr>
        <w:annotationRef/>
      </w:r>
      <w:r>
        <w:t>Added.</w:t>
      </w:r>
    </w:p>
  </w:comment>
  <w:comment w:id="120" w:author="James Stanton" w:date="2022-06-07T10:09:00Z" w:initials="JS">
    <w:p w14:paraId="1F7EAC03" w14:textId="0911172E" w:rsidR="006421B0" w:rsidRDefault="006421B0">
      <w:pPr>
        <w:pStyle w:val="CommentText"/>
      </w:pPr>
      <w:r>
        <w:rPr>
          <w:rStyle w:val="CommentReference"/>
        </w:rPr>
        <w:annotationRef/>
      </w:r>
      <w:r>
        <w:t>Do we have a stat from survey we can use here?</w:t>
      </w:r>
    </w:p>
  </w:comment>
  <w:comment w:id="156" w:author="James Stanton" w:date="2022-06-07T10:10:00Z" w:initials="JS">
    <w:p w14:paraId="73D50344" w14:textId="1565FE9F" w:rsidR="006421B0" w:rsidRDefault="006421B0">
      <w:pPr>
        <w:pStyle w:val="CommentText"/>
      </w:pPr>
      <w:r>
        <w:rPr>
          <w:rStyle w:val="CommentReference"/>
        </w:rPr>
        <w:annotationRef/>
      </w:r>
      <w:r>
        <w:t>When we have stats like this, should we include source, pointing to our survey?</w:t>
      </w:r>
    </w:p>
  </w:comment>
  <w:comment w:id="157" w:author="Elizabeth Rennie" w:date="2022-06-08T15:11:00Z" w:initials="ER">
    <w:p w14:paraId="04CF2BDA" w14:textId="221F7D5B" w:rsidR="00151A77" w:rsidRDefault="00151A77">
      <w:pPr>
        <w:pStyle w:val="CommentText"/>
      </w:pPr>
      <w:r>
        <w:rPr>
          <w:rStyle w:val="CommentReference"/>
        </w:rPr>
        <w:annotationRef/>
      </w:r>
      <w:r>
        <w:t>Yes, please add the link to this from your site</w:t>
      </w:r>
    </w:p>
  </w:comment>
  <w:comment w:id="163" w:author="James Stanton" w:date="2022-06-07T10:15:00Z" w:initials="JS">
    <w:p w14:paraId="3DDA305E" w14:textId="01A1519B" w:rsidR="00835A65" w:rsidRDefault="00835A65">
      <w:pPr>
        <w:pStyle w:val="CommentText"/>
      </w:pPr>
      <w:r>
        <w:rPr>
          <w:rStyle w:val="CommentReference"/>
        </w:rPr>
        <w:annotationRef/>
      </w:r>
      <w:r>
        <w:t>Any survey results we can use to bolster this section?</w:t>
      </w:r>
    </w:p>
  </w:comment>
  <w:comment w:id="164" w:author="Elizabeth Rennie" w:date="2022-06-08T15:19:00Z" w:initials="ER">
    <w:p w14:paraId="70C3EE28" w14:textId="550CE89E" w:rsidR="008377BD" w:rsidRDefault="008377BD">
      <w:pPr>
        <w:pStyle w:val="CommentText"/>
      </w:pPr>
      <w:r>
        <w:rPr>
          <w:rStyle w:val="CommentReference"/>
        </w:rPr>
        <w:annotationRef/>
      </w:r>
      <w:r>
        <w:t>See para added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1FABA2" w15:done="0"/>
  <w15:commentEx w15:paraId="5EDD189C" w15:done="0"/>
  <w15:commentEx w15:paraId="4B496C18" w15:done="0"/>
  <w15:commentEx w15:paraId="47C9DC6F" w15:done="0"/>
  <w15:commentEx w15:paraId="310D862C" w15:paraIdParent="47C9DC6F" w15:done="0"/>
  <w15:commentEx w15:paraId="44FBA1AB" w15:done="0"/>
  <w15:commentEx w15:paraId="0476043A" w15:paraIdParent="44FBA1AB" w15:done="0"/>
  <w15:commentEx w15:paraId="483E996E" w15:done="0"/>
  <w15:commentEx w15:paraId="2490F032" w15:paraIdParent="483E996E" w15:done="0"/>
  <w15:commentEx w15:paraId="1F7EAC03" w15:done="0"/>
  <w15:commentEx w15:paraId="73D50344" w15:done="0"/>
  <w15:commentEx w15:paraId="04CF2BDA" w15:paraIdParent="73D50344" w15:done="0"/>
  <w15:commentEx w15:paraId="3DDA305E" w15:done="0"/>
  <w15:commentEx w15:paraId="70C3EE28" w15:paraIdParent="3DDA30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9A3F5" w16cex:dateUtc="2022-06-07T14:16:00Z"/>
  <w16cex:commentExtensible w16cex:durableId="264DB79A" w16cex:dateUtc="2022-06-10T11:29:00Z"/>
  <w16cex:commentExtensible w16cex:durableId="264B3D5E" w16cex:dateUtc="2022-06-08T14:23:00Z"/>
  <w16cex:commentExtensible w16cex:durableId="2649A084" w16cex:dateUtc="2022-06-07T14:01:00Z"/>
  <w16cex:commentExtensible w16cex:durableId="264B365C" w16cex:dateUtc="2022-06-08T13:53:00Z"/>
  <w16cex:commentExtensible w16cex:durableId="264B369D" w16cex:dateUtc="2022-06-07T14:01:00Z"/>
  <w16cex:commentExtensible w16cex:durableId="264B369C" w16cex:dateUtc="2022-06-08T13:53:00Z"/>
  <w16cex:commentExtensible w16cex:durableId="264B36C0" w16cex:dateUtc="2022-06-07T14:01:00Z"/>
  <w16cex:commentExtensible w16cex:durableId="264B36BF" w16cex:dateUtc="2022-06-08T13:53:00Z"/>
  <w16cex:commentExtensible w16cex:durableId="2649A261" w16cex:dateUtc="2022-06-07T14:09:00Z"/>
  <w16cex:commentExtensible w16cex:durableId="2649A2B0" w16cex:dateUtc="2022-06-07T14:10:00Z"/>
  <w16cex:commentExtensible w16cex:durableId="264B3A88" w16cex:dateUtc="2022-06-08T14:11:00Z"/>
  <w16cex:commentExtensible w16cex:durableId="2649A3DB" w16cex:dateUtc="2022-06-07T14:15:00Z"/>
  <w16cex:commentExtensible w16cex:durableId="264B3C7F" w16cex:dateUtc="2022-06-08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1FABA2" w16cid:durableId="2649A3F5"/>
  <w16cid:commentId w16cid:paraId="5EDD189C" w16cid:durableId="264DB79A"/>
  <w16cid:commentId w16cid:paraId="4B496C18" w16cid:durableId="264B3D5E"/>
  <w16cid:commentId w16cid:paraId="47C9DC6F" w16cid:durableId="2649A084"/>
  <w16cid:commentId w16cid:paraId="310D862C" w16cid:durableId="264B365C"/>
  <w16cid:commentId w16cid:paraId="44FBA1AB" w16cid:durableId="264B369D"/>
  <w16cid:commentId w16cid:paraId="0476043A" w16cid:durableId="264B369C"/>
  <w16cid:commentId w16cid:paraId="483E996E" w16cid:durableId="264B36C0"/>
  <w16cid:commentId w16cid:paraId="2490F032" w16cid:durableId="264B36BF"/>
  <w16cid:commentId w16cid:paraId="1F7EAC03" w16cid:durableId="2649A261"/>
  <w16cid:commentId w16cid:paraId="73D50344" w16cid:durableId="2649A2B0"/>
  <w16cid:commentId w16cid:paraId="04CF2BDA" w16cid:durableId="264B3A88"/>
  <w16cid:commentId w16cid:paraId="3DDA305E" w16cid:durableId="2649A3DB"/>
  <w16cid:commentId w16cid:paraId="70C3EE28" w16cid:durableId="264B3C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32886" w14:textId="77777777" w:rsidR="00DB502F" w:rsidRDefault="00DB502F" w:rsidP="00347E58">
      <w:pPr>
        <w:spacing w:after="0" w:line="240" w:lineRule="auto"/>
      </w:pPr>
      <w:r>
        <w:separator/>
      </w:r>
    </w:p>
  </w:endnote>
  <w:endnote w:type="continuationSeparator" w:id="0">
    <w:p w14:paraId="7DB8565F" w14:textId="77777777" w:rsidR="00DB502F" w:rsidRDefault="00DB502F" w:rsidP="0034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253BF" w14:textId="34D25A75" w:rsidR="00800751" w:rsidRDefault="00800751">
    <w:pPr>
      <w:pStyle w:val="Footer"/>
    </w:pPr>
    <w:r w:rsidRPr="00800751">
      <w:t>Empyrean- Benchmark-Text for Dynamic Report-</w:t>
    </w:r>
    <w: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9C69F" w14:textId="77777777" w:rsidR="00DB502F" w:rsidRDefault="00DB502F" w:rsidP="00347E58">
      <w:pPr>
        <w:spacing w:after="0" w:line="240" w:lineRule="auto"/>
      </w:pPr>
      <w:r>
        <w:separator/>
      </w:r>
    </w:p>
  </w:footnote>
  <w:footnote w:type="continuationSeparator" w:id="0">
    <w:p w14:paraId="0E4A52AE" w14:textId="77777777" w:rsidR="00DB502F" w:rsidRDefault="00DB502F" w:rsidP="00347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02823"/>
      <w:docPartObj>
        <w:docPartGallery w:val="Page Numbers (Top of Page)"/>
        <w:docPartUnique/>
      </w:docPartObj>
    </w:sdtPr>
    <w:sdtEndPr>
      <w:rPr>
        <w:noProof/>
      </w:rPr>
    </w:sdtEndPr>
    <w:sdtContent>
      <w:p w14:paraId="395A17E2" w14:textId="0AFB1541" w:rsidR="00347E58" w:rsidRDefault="00347E5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A301CE" w14:textId="77777777" w:rsidR="00347E58" w:rsidRDefault="00347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64F"/>
    <w:multiLevelType w:val="hybridMultilevel"/>
    <w:tmpl w:val="5A9ED3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93C3919"/>
    <w:multiLevelType w:val="hybridMultilevel"/>
    <w:tmpl w:val="65D66146"/>
    <w:lvl w:ilvl="0" w:tplc="959E75B6">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7646889"/>
    <w:multiLevelType w:val="hybridMultilevel"/>
    <w:tmpl w:val="4062642C"/>
    <w:lvl w:ilvl="0" w:tplc="7CE03DE0">
      <w:start w:val="1"/>
      <w:numFmt w:val="bullet"/>
      <w:lvlText w:val="•"/>
      <w:lvlJc w:val="left"/>
      <w:pPr>
        <w:tabs>
          <w:tab w:val="num" w:pos="720"/>
        </w:tabs>
        <w:ind w:left="720" w:hanging="360"/>
      </w:pPr>
      <w:rPr>
        <w:rFonts w:ascii="Arial" w:hAnsi="Arial" w:hint="default"/>
      </w:rPr>
    </w:lvl>
    <w:lvl w:ilvl="1" w:tplc="114CD3B2" w:tentative="1">
      <w:start w:val="1"/>
      <w:numFmt w:val="bullet"/>
      <w:lvlText w:val="•"/>
      <w:lvlJc w:val="left"/>
      <w:pPr>
        <w:tabs>
          <w:tab w:val="num" w:pos="1440"/>
        </w:tabs>
        <w:ind w:left="1440" w:hanging="360"/>
      </w:pPr>
      <w:rPr>
        <w:rFonts w:ascii="Arial" w:hAnsi="Arial" w:hint="default"/>
      </w:rPr>
    </w:lvl>
    <w:lvl w:ilvl="2" w:tplc="E3166286" w:tentative="1">
      <w:start w:val="1"/>
      <w:numFmt w:val="bullet"/>
      <w:lvlText w:val="•"/>
      <w:lvlJc w:val="left"/>
      <w:pPr>
        <w:tabs>
          <w:tab w:val="num" w:pos="2160"/>
        </w:tabs>
        <w:ind w:left="2160" w:hanging="360"/>
      </w:pPr>
      <w:rPr>
        <w:rFonts w:ascii="Arial" w:hAnsi="Arial" w:hint="default"/>
      </w:rPr>
    </w:lvl>
    <w:lvl w:ilvl="3" w:tplc="06486244" w:tentative="1">
      <w:start w:val="1"/>
      <w:numFmt w:val="bullet"/>
      <w:lvlText w:val="•"/>
      <w:lvlJc w:val="left"/>
      <w:pPr>
        <w:tabs>
          <w:tab w:val="num" w:pos="2880"/>
        </w:tabs>
        <w:ind w:left="2880" w:hanging="360"/>
      </w:pPr>
      <w:rPr>
        <w:rFonts w:ascii="Arial" w:hAnsi="Arial" w:hint="default"/>
      </w:rPr>
    </w:lvl>
    <w:lvl w:ilvl="4" w:tplc="6A48C864" w:tentative="1">
      <w:start w:val="1"/>
      <w:numFmt w:val="bullet"/>
      <w:lvlText w:val="•"/>
      <w:lvlJc w:val="left"/>
      <w:pPr>
        <w:tabs>
          <w:tab w:val="num" w:pos="3600"/>
        </w:tabs>
        <w:ind w:left="3600" w:hanging="360"/>
      </w:pPr>
      <w:rPr>
        <w:rFonts w:ascii="Arial" w:hAnsi="Arial" w:hint="default"/>
      </w:rPr>
    </w:lvl>
    <w:lvl w:ilvl="5" w:tplc="376EC110" w:tentative="1">
      <w:start w:val="1"/>
      <w:numFmt w:val="bullet"/>
      <w:lvlText w:val="•"/>
      <w:lvlJc w:val="left"/>
      <w:pPr>
        <w:tabs>
          <w:tab w:val="num" w:pos="4320"/>
        </w:tabs>
        <w:ind w:left="4320" w:hanging="360"/>
      </w:pPr>
      <w:rPr>
        <w:rFonts w:ascii="Arial" w:hAnsi="Arial" w:hint="default"/>
      </w:rPr>
    </w:lvl>
    <w:lvl w:ilvl="6" w:tplc="2F06881A" w:tentative="1">
      <w:start w:val="1"/>
      <w:numFmt w:val="bullet"/>
      <w:lvlText w:val="•"/>
      <w:lvlJc w:val="left"/>
      <w:pPr>
        <w:tabs>
          <w:tab w:val="num" w:pos="5040"/>
        </w:tabs>
        <w:ind w:left="5040" w:hanging="360"/>
      </w:pPr>
      <w:rPr>
        <w:rFonts w:ascii="Arial" w:hAnsi="Arial" w:hint="default"/>
      </w:rPr>
    </w:lvl>
    <w:lvl w:ilvl="7" w:tplc="EE5E51A2" w:tentative="1">
      <w:start w:val="1"/>
      <w:numFmt w:val="bullet"/>
      <w:lvlText w:val="•"/>
      <w:lvlJc w:val="left"/>
      <w:pPr>
        <w:tabs>
          <w:tab w:val="num" w:pos="5760"/>
        </w:tabs>
        <w:ind w:left="5760" w:hanging="360"/>
      </w:pPr>
      <w:rPr>
        <w:rFonts w:ascii="Arial" w:hAnsi="Arial" w:hint="default"/>
      </w:rPr>
    </w:lvl>
    <w:lvl w:ilvl="8" w:tplc="35020F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F038A0"/>
    <w:multiLevelType w:val="hybridMultilevel"/>
    <w:tmpl w:val="19FAD780"/>
    <w:lvl w:ilvl="0" w:tplc="FBFED48A">
      <w:start w:val="1"/>
      <w:numFmt w:val="bullet"/>
      <w:lvlText w:val="•"/>
      <w:lvlJc w:val="left"/>
      <w:pPr>
        <w:tabs>
          <w:tab w:val="num" w:pos="720"/>
        </w:tabs>
        <w:ind w:left="720" w:hanging="360"/>
      </w:pPr>
      <w:rPr>
        <w:rFonts w:ascii="Arial" w:hAnsi="Arial" w:hint="default"/>
      </w:rPr>
    </w:lvl>
    <w:lvl w:ilvl="1" w:tplc="2F30C0F6" w:tentative="1">
      <w:start w:val="1"/>
      <w:numFmt w:val="bullet"/>
      <w:lvlText w:val="•"/>
      <w:lvlJc w:val="left"/>
      <w:pPr>
        <w:tabs>
          <w:tab w:val="num" w:pos="1440"/>
        </w:tabs>
        <w:ind w:left="1440" w:hanging="360"/>
      </w:pPr>
      <w:rPr>
        <w:rFonts w:ascii="Arial" w:hAnsi="Arial" w:hint="default"/>
      </w:rPr>
    </w:lvl>
    <w:lvl w:ilvl="2" w:tplc="365E1B72" w:tentative="1">
      <w:start w:val="1"/>
      <w:numFmt w:val="bullet"/>
      <w:lvlText w:val="•"/>
      <w:lvlJc w:val="left"/>
      <w:pPr>
        <w:tabs>
          <w:tab w:val="num" w:pos="2160"/>
        </w:tabs>
        <w:ind w:left="2160" w:hanging="360"/>
      </w:pPr>
      <w:rPr>
        <w:rFonts w:ascii="Arial" w:hAnsi="Arial" w:hint="default"/>
      </w:rPr>
    </w:lvl>
    <w:lvl w:ilvl="3" w:tplc="4AF4F9B8" w:tentative="1">
      <w:start w:val="1"/>
      <w:numFmt w:val="bullet"/>
      <w:lvlText w:val="•"/>
      <w:lvlJc w:val="left"/>
      <w:pPr>
        <w:tabs>
          <w:tab w:val="num" w:pos="2880"/>
        </w:tabs>
        <w:ind w:left="2880" w:hanging="360"/>
      </w:pPr>
      <w:rPr>
        <w:rFonts w:ascii="Arial" w:hAnsi="Arial" w:hint="default"/>
      </w:rPr>
    </w:lvl>
    <w:lvl w:ilvl="4" w:tplc="CD6AF6CA" w:tentative="1">
      <w:start w:val="1"/>
      <w:numFmt w:val="bullet"/>
      <w:lvlText w:val="•"/>
      <w:lvlJc w:val="left"/>
      <w:pPr>
        <w:tabs>
          <w:tab w:val="num" w:pos="3600"/>
        </w:tabs>
        <w:ind w:left="3600" w:hanging="360"/>
      </w:pPr>
      <w:rPr>
        <w:rFonts w:ascii="Arial" w:hAnsi="Arial" w:hint="default"/>
      </w:rPr>
    </w:lvl>
    <w:lvl w:ilvl="5" w:tplc="3266E27C" w:tentative="1">
      <w:start w:val="1"/>
      <w:numFmt w:val="bullet"/>
      <w:lvlText w:val="•"/>
      <w:lvlJc w:val="left"/>
      <w:pPr>
        <w:tabs>
          <w:tab w:val="num" w:pos="4320"/>
        </w:tabs>
        <w:ind w:left="4320" w:hanging="360"/>
      </w:pPr>
      <w:rPr>
        <w:rFonts w:ascii="Arial" w:hAnsi="Arial" w:hint="default"/>
      </w:rPr>
    </w:lvl>
    <w:lvl w:ilvl="6" w:tplc="29E47C9C" w:tentative="1">
      <w:start w:val="1"/>
      <w:numFmt w:val="bullet"/>
      <w:lvlText w:val="•"/>
      <w:lvlJc w:val="left"/>
      <w:pPr>
        <w:tabs>
          <w:tab w:val="num" w:pos="5040"/>
        </w:tabs>
        <w:ind w:left="5040" w:hanging="360"/>
      </w:pPr>
      <w:rPr>
        <w:rFonts w:ascii="Arial" w:hAnsi="Arial" w:hint="default"/>
      </w:rPr>
    </w:lvl>
    <w:lvl w:ilvl="7" w:tplc="ED9C0AEC" w:tentative="1">
      <w:start w:val="1"/>
      <w:numFmt w:val="bullet"/>
      <w:lvlText w:val="•"/>
      <w:lvlJc w:val="left"/>
      <w:pPr>
        <w:tabs>
          <w:tab w:val="num" w:pos="5760"/>
        </w:tabs>
        <w:ind w:left="5760" w:hanging="360"/>
      </w:pPr>
      <w:rPr>
        <w:rFonts w:ascii="Arial" w:hAnsi="Arial" w:hint="default"/>
      </w:rPr>
    </w:lvl>
    <w:lvl w:ilvl="8" w:tplc="52DAF9C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0264D2D"/>
    <w:multiLevelType w:val="hybridMultilevel"/>
    <w:tmpl w:val="D71A85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8C738FF"/>
    <w:multiLevelType w:val="hybridMultilevel"/>
    <w:tmpl w:val="B282A7CE"/>
    <w:lvl w:ilvl="0" w:tplc="5636D69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F84185"/>
    <w:multiLevelType w:val="hybridMultilevel"/>
    <w:tmpl w:val="89EEDF28"/>
    <w:lvl w:ilvl="0" w:tplc="08090001">
      <w:start w:val="1"/>
      <w:numFmt w:val="bullet"/>
      <w:lvlText w:val=""/>
      <w:lvlJc w:val="left"/>
      <w:pPr>
        <w:ind w:left="1440" w:hanging="360"/>
      </w:pPr>
      <w:rPr>
        <w:rFonts w:ascii="Symbol" w:hAnsi="Symbol" w:hint="default"/>
      </w:rPr>
    </w:lvl>
    <w:lvl w:ilvl="1" w:tplc="A3543F46">
      <w:numFmt w:val="bullet"/>
      <w:lvlText w:val="•"/>
      <w:lvlJc w:val="left"/>
      <w:pPr>
        <w:ind w:left="2520" w:hanging="720"/>
      </w:pPr>
      <w:rPr>
        <w:rFonts w:ascii="Calibri" w:eastAsiaTheme="minorHAnsi" w:hAnsi="Calibri" w:cs="Calibri"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00F4BA5"/>
    <w:multiLevelType w:val="hybridMultilevel"/>
    <w:tmpl w:val="7DF0C6A4"/>
    <w:lvl w:ilvl="0" w:tplc="345050A2">
      <w:start w:val="1"/>
      <w:numFmt w:val="bullet"/>
      <w:lvlText w:val="•"/>
      <w:lvlJc w:val="left"/>
      <w:pPr>
        <w:tabs>
          <w:tab w:val="num" w:pos="720"/>
        </w:tabs>
        <w:ind w:left="720" w:hanging="360"/>
      </w:pPr>
      <w:rPr>
        <w:rFonts w:ascii="Arial" w:hAnsi="Arial" w:hint="default"/>
      </w:rPr>
    </w:lvl>
    <w:lvl w:ilvl="1" w:tplc="C7C46608" w:tentative="1">
      <w:start w:val="1"/>
      <w:numFmt w:val="bullet"/>
      <w:lvlText w:val="•"/>
      <w:lvlJc w:val="left"/>
      <w:pPr>
        <w:tabs>
          <w:tab w:val="num" w:pos="1440"/>
        </w:tabs>
        <w:ind w:left="1440" w:hanging="360"/>
      </w:pPr>
      <w:rPr>
        <w:rFonts w:ascii="Arial" w:hAnsi="Arial" w:hint="default"/>
      </w:rPr>
    </w:lvl>
    <w:lvl w:ilvl="2" w:tplc="DBA4AE00" w:tentative="1">
      <w:start w:val="1"/>
      <w:numFmt w:val="bullet"/>
      <w:lvlText w:val="•"/>
      <w:lvlJc w:val="left"/>
      <w:pPr>
        <w:tabs>
          <w:tab w:val="num" w:pos="2160"/>
        </w:tabs>
        <w:ind w:left="2160" w:hanging="360"/>
      </w:pPr>
      <w:rPr>
        <w:rFonts w:ascii="Arial" w:hAnsi="Arial" w:hint="default"/>
      </w:rPr>
    </w:lvl>
    <w:lvl w:ilvl="3" w:tplc="B0FADDA2" w:tentative="1">
      <w:start w:val="1"/>
      <w:numFmt w:val="bullet"/>
      <w:lvlText w:val="•"/>
      <w:lvlJc w:val="left"/>
      <w:pPr>
        <w:tabs>
          <w:tab w:val="num" w:pos="2880"/>
        </w:tabs>
        <w:ind w:left="2880" w:hanging="360"/>
      </w:pPr>
      <w:rPr>
        <w:rFonts w:ascii="Arial" w:hAnsi="Arial" w:hint="default"/>
      </w:rPr>
    </w:lvl>
    <w:lvl w:ilvl="4" w:tplc="2854A96E" w:tentative="1">
      <w:start w:val="1"/>
      <w:numFmt w:val="bullet"/>
      <w:lvlText w:val="•"/>
      <w:lvlJc w:val="left"/>
      <w:pPr>
        <w:tabs>
          <w:tab w:val="num" w:pos="3600"/>
        </w:tabs>
        <w:ind w:left="3600" w:hanging="360"/>
      </w:pPr>
      <w:rPr>
        <w:rFonts w:ascii="Arial" w:hAnsi="Arial" w:hint="default"/>
      </w:rPr>
    </w:lvl>
    <w:lvl w:ilvl="5" w:tplc="74D2137C" w:tentative="1">
      <w:start w:val="1"/>
      <w:numFmt w:val="bullet"/>
      <w:lvlText w:val="•"/>
      <w:lvlJc w:val="left"/>
      <w:pPr>
        <w:tabs>
          <w:tab w:val="num" w:pos="4320"/>
        </w:tabs>
        <w:ind w:left="4320" w:hanging="360"/>
      </w:pPr>
      <w:rPr>
        <w:rFonts w:ascii="Arial" w:hAnsi="Arial" w:hint="default"/>
      </w:rPr>
    </w:lvl>
    <w:lvl w:ilvl="6" w:tplc="F3A24248" w:tentative="1">
      <w:start w:val="1"/>
      <w:numFmt w:val="bullet"/>
      <w:lvlText w:val="•"/>
      <w:lvlJc w:val="left"/>
      <w:pPr>
        <w:tabs>
          <w:tab w:val="num" w:pos="5040"/>
        </w:tabs>
        <w:ind w:left="5040" w:hanging="360"/>
      </w:pPr>
      <w:rPr>
        <w:rFonts w:ascii="Arial" w:hAnsi="Arial" w:hint="default"/>
      </w:rPr>
    </w:lvl>
    <w:lvl w:ilvl="7" w:tplc="288A90E2" w:tentative="1">
      <w:start w:val="1"/>
      <w:numFmt w:val="bullet"/>
      <w:lvlText w:val="•"/>
      <w:lvlJc w:val="left"/>
      <w:pPr>
        <w:tabs>
          <w:tab w:val="num" w:pos="5760"/>
        </w:tabs>
        <w:ind w:left="5760" w:hanging="360"/>
      </w:pPr>
      <w:rPr>
        <w:rFonts w:ascii="Arial" w:hAnsi="Arial" w:hint="default"/>
      </w:rPr>
    </w:lvl>
    <w:lvl w:ilvl="8" w:tplc="9D22A90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80B7ED8"/>
    <w:multiLevelType w:val="hybridMultilevel"/>
    <w:tmpl w:val="F6F6FC50"/>
    <w:lvl w:ilvl="0" w:tplc="55A637C8">
      <w:start w:val="1"/>
      <w:numFmt w:val="bullet"/>
      <w:lvlText w:val="•"/>
      <w:lvlJc w:val="left"/>
      <w:pPr>
        <w:tabs>
          <w:tab w:val="num" w:pos="720"/>
        </w:tabs>
        <w:ind w:left="720" w:hanging="360"/>
      </w:pPr>
      <w:rPr>
        <w:rFonts w:ascii="Arial" w:hAnsi="Arial" w:hint="default"/>
      </w:rPr>
    </w:lvl>
    <w:lvl w:ilvl="1" w:tplc="536EFD6A" w:tentative="1">
      <w:start w:val="1"/>
      <w:numFmt w:val="bullet"/>
      <w:lvlText w:val="•"/>
      <w:lvlJc w:val="left"/>
      <w:pPr>
        <w:tabs>
          <w:tab w:val="num" w:pos="1440"/>
        </w:tabs>
        <w:ind w:left="1440" w:hanging="360"/>
      </w:pPr>
      <w:rPr>
        <w:rFonts w:ascii="Arial" w:hAnsi="Arial" w:hint="default"/>
      </w:rPr>
    </w:lvl>
    <w:lvl w:ilvl="2" w:tplc="980C813A" w:tentative="1">
      <w:start w:val="1"/>
      <w:numFmt w:val="bullet"/>
      <w:lvlText w:val="•"/>
      <w:lvlJc w:val="left"/>
      <w:pPr>
        <w:tabs>
          <w:tab w:val="num" w:pos="2160"/>
        </w:tabs>
        <w:ind w:left="2160" w:hanging="360"/>
      </w:pPr>
      <w:rPr>
        <w:rFonts w:ascii="Arial" w:hAnsi="Arial" w:hint="default"/>
      </w:rPr>
    </w:lvl>
    <w:lvl w:ilvl="3" w:tplc="F4829EF6" w:tentative="1">
      <w:start w:val="1"/>
      <w:numFmt w:val="bullet"/>
      <w:lvlText w:val="•"/>
      <w:lvlJc w:val="left"/>
      <w:pPr>
        <w:tabs>
          <w:tab w:val="num" w:pos="2880"/>
        </w:tabs>
        <w:ind w:left="2880" w:hanging="360"/>
      </w:pPr>
      <w:rPr>
        <w:rFonts w:ascii="Arial" w:hAnsi="Arial" w:hint="default"/>
      </w:rPr>
    </w:lvl>
    <w:lvl w:ilvl="4" w:tplc="E0E8A96C" w:tentative="1">
      <w:start w:val="1"/>
      <w:numFmt w:val="bullet"/>
      <w:lvlText w:val="•"/>
      <w:lvlJc w:val="left"/>
      <w:pPr>
        <w:tabs>
          <w:tab w:val="num" w:pos="3600"/>
        </w:tabs>
        <w:ind w:left="3600" w:hanging="360"/>
      </w:pPr>
      <w:rPr>
        <w:rFonts w:ascii="Arial" w:hAnsi="Arial" w:hint="default"/>
      </w:rPr>
    </w:lvl>
    <w:lvl w:ilvl="5" w:tplc="3642EB20" w:tentative="1">
      <w:start w:val="1"/>
      <w:numFmt w:val="bullet"/>
      <w:lvlText w:val="•"/>
      <w:lvlJc w:val="left"/>
      <w:pPr>
        <w:tabs>
          <w:tab w:val="num" w:pos="4320"/>
        </w:tabs>
        <w:ind w:left="4320" w:hanging="360"/>
      </w:pPr>
      <w:rPr>
        <w:rFonts w:ascii="Arial" w:hAnsi="Arial" w:hint="default"/>
      </w:rPr>
    </w:lvl>
    <w:lvl w:ilvl="6" w:tplc="B2700866" w:tentative="1">
      <w:start w:val="1"/>
      <w:numFmt w:val="bullet"/>
      <w:lvlText w:val="•"/>
      <w:lvlJc w:val="left"/>
      <w:pPr>
        <w:tabs>
          <w:tab w:val="num" w:pos="5040"/>
        </w:tabs>
        <w:ind w:left="5040" w:hanging="360"/>
      </w:pPr>
      <w:rPr>
        <w:rFonts w:ascii="Arial" w:hAnsi="Arial" w:hint="default"/>
      </w:rPr>
    </w:lvl>
    <w:lvl w:ilvl="7" w:tplc="8F9CC12A" w:tentative="1">
      <w:start w:val="1"/>
      <w:numFmt w:val="bullet"/>
      <w:lvlText w:val="•"/>
      <w:lvlJc w:val="left"/>
      <w:pPr>
        <w:tabs>
          <w:tab w:val="num" w:pos="5760"/>
        </w:tabs>
        <w:ind w:left="5760" w:hanging="360"/>
      </w:pPr>
      <w:rPr>
        <w:rFonts w:ascii="Arial" w:hAnsi="Arial" w:hint="default"/>
      </w:rPr>
    </w:lvl>
    <w:lvl w:ilvl="8" w:tplc="145A027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C826AB7"/>
    <w:multiLevelType w:val="hybridMultilevel"/>
    <w:tmpl w:val="C98E02FE"/>
    <w:lvl w:ilvl="0" w:tplc="C172E6B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2C288E"/>
    <w:multiLevelType w:val="hybridMultilevel"/>
    <w:tmpl w:val="345649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FDE37D0"/>
    <w:multiLevelType w:val="hybridMultilevel"/>
    <w:tmpl w:val="7E5400C8"/>
    <w:lvl w:ilvl="0" w:tplc="79D8BED4">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10914031">
    <w:abstractNumId w:val="9"/>
  </w:num>
  <w:num w:numId="2" w16cid:durableId="190143168">
    <w:abstractNumId w:val="11"/>
  </w:num>
  <w:num w:numId="3" w16cid:durableId="1012101886">
    <w:abstractNumId w:val="1"/>
  </w:num>
  <w:num w:numId="4" w16cid:durableId="233783006">
    <w:abstractNumId w:val="10"/>
  </w:num>
  <w:num w:numId="5" w16cid:durableId="2023123258">
    <w:abstractNumId w:val="3"/>
  </w:num>
  <w:num w:numId="6" w16cid:durableId="755979913">
    <w:abstractNumId w:val="7"/>
  </w:num>
  <w:num w:numId="7" w16cid:durableId="1442993813">
    <w:abstractNumId w:val="6"/>
  </w:num>
  <w:num w:numId="8" w16cid:durableId="1527912278">
    <w:abstractNumId w:val="0"/>
  </w:num>
  <w:num w:numId="9" w16cid:durableId="958802889">
    <w:abstractNumId w:val="8"/>
  </w:num>
  <w:num w:numId="10" w16cid:durableId="1291207517">
    <w:abstractNumId w:val="2"/>
  </w:num>
  <w:num w:numId="11" w16cid:durableId="70005533">
    <w:abstractNumId w:val="4"/>
  </w:num>
  <w:num w:numId="12" w16cid:durableId="183876292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mes Stanton">
    <w15:presenceInfo w15:providerId="Windows Live" w15:userId="dfabb4e29e39a6c1"/>
  </w15:person>
  <w15:person w15:author="Elizabeth Rennie">
    <w15:presenceInfo w15:providerId="AD" w15:userId="S::elizabeth.rennie@nelson-hall.com::c88ffd1b-5052-4e67-bc05-5b5c8ad61eab"/>
  </w15:person>
  <w15:person w15:author="Mr John Willmott">
    <w15:presenceInfo w15:providerId="AD" w15:userId="S::john.willmott@nelson-hall.com::202912b4-ba47-402a-8cef-99de945a7a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cxMTQxMLI0sTRU0lEKTi0uzszPAymwqAUATPssFiwAAAA="/>
  </w:docVars>
  <w:rsids>
    <w:rsidRoot w:val="00C92C03"/>
    <w:rsid w:val="00003250"/>
    <w:rsid w:val="000108CB"/>
    <w:rsid w:val="0001408D"/>
    <w:rsid w:val="000367A2"/>
    <w:rsid w:val="00037DB1"/>
    <w:rsid w:val="000543B3"/>
    <w:rsid w:val="00060253"/>
    <w:rsid w:val="00065190"/>
    <w:rsid w:val="000A4753"/>
    <w:rsid w:val="000A4E05"/>
    <w:rsid w:val="000B4C8D"/>
    <w:rsid w:val="000B4F59"/>
    <w:rsid w:val="000B7E4F"/>
    <w:rsid w:val="000C1117"/>
    <w:rsid w:val="000C5F43"/>
    <w:rsid w:val="000F623C"/>
    <w:rsid w:val="00115DAF"/>
    <w:rsid w:val="00127332"/>
    <w:rsid w:val="00151A77"/>
    <w:rsid w:val="00196B6F"/>
    <w:rsid w:val="001A3C0E"/>
    <w:rsid w:val="001B3EB9"/>
    <w:rsid w:val="001C444D"/>
    <w:rsid w:val="001D1D4C"/>
    <w:rsid w:val="001D6C59"/>
    <w:rsid w:val="001F1CD7"/>
    <w:rsid w:val="001F437F"/>
    <w:rsid w:val="00204368"/>
    <w:rsid w:val="00264409"/>
    <w:rsid w:val="00285599"/>
    <w:rsid w:val="002908F0"/>
    <w:rsid w:val="0029787B"/>
    <w:rsid w:val="002C3562"/>
    <w:rsid w:val="002E4399"/>
    <w:rsid w:val="002E7076"/>
    <w:rsid w:val="003074D5"/>
    <w:rsid w:val="00346C2B"/>
    <w:rsid w:val="00347E58"/>
    <w:rsid w:val="00356F01"/>
    <w:rsid w:val="00382711"/>
    <w:rsid w:val="0038348F"/>
    <w:rsid w:val="00384BD6"/>
    <w:rsid w:val="00393583"/>
    <w:rsid w:val="00394CAE"/>
    <w:rsid w:val="003B4BDF"/>
    <w:rsid w:val="003F6BCE"/>
    <w:rsid w:val="004303C7"/>
    <w:rsid w:val="0045786E"/>
    <w:rsid w:val="004630FF"/>
    <w:rsid w:val="00470F56"/>
    <w:rsid w:val="004745CB"/>
    <w:rsid w:val="00487E69"/>
    <w:rsid w:val="00490827"/>
    <w:rsid w:val="00493D24"/>
    <w:rsid w:val="004E1E85"/>
    <w:rsid w:val="004F0B3E"/>
    <w:rsid w:val="00535B11"/>
    <w:rsid w:val="00541A76"/>
    <w:rsid w:val="00556A86"/>
    <w:rsid w:val="00562EA8"/>
    <w:rsid w:val="00566B31"/>
    <w:rsid w:val="00567112"/>
    <w:rsid w:val="0057757E"/>
    <w:rsid w:val="005A3B0F"/>
    <w:rsid w:val="005D3015"/>
    <w:rsid w:val="00623421"/>
    <w:rsid w:val="006421B0"/>
    <w:rsid w:val="00655789"/>
    <w:rsid w:val="00670CD4"/>
    <w:rsid w:val="0068016B"/>
    <w:rsid w:val="006A621A"/>
    <w:rsid w:val="006A7A71"/>
    <w:rsid w:val="006B5D28"/>
    <w:rsid w:val="006D279C"/>
    <w:rsid w:val="007001B0"/>
    <w:rsid w:val="00713BD1"/>
    <w:rsid w:val="00727148"/>
    <w:rsid w:val="007330FB"/>
    <w:rsid w:val="007401AA"/>
    <w:rsid w:val="007548F7"/>
    <w:rsid w:val="0078250F"/>
    <w:rsid w:val="00787D14"/>
    <w:rsid w:val="00790690"/>
    <w:rsid w:val="007A6A94"/>
    <w:rsid w:val="007B66CD"/>
    <w:rsid w:val="007D6794"/>
    <w:rsid w:val="007F69C7"/>
    <w:rsid w:val="00800751"/>
    <w:rsid w:val="00835A65"/>
    <w:rsid w:val="008377BD"/>
    <w:rsid w:val="008402EC"/>
    <w:rsid w:val="008464D1"/>
    <w:rsid w:val="0085781E"/>
    <w:rsid w:val="00862F4D"/>
    <w:rsid w:val="0088445F"/>
    <w:rsid w:val="00887B58"/>
    <w:rsid w:val="00891A5D"/>
    <w:rsid w:val="008933ED"/>
    <w:rsid w:val="008E1BA7"/>
    <w:rsid w:val="009053EF"/>
    <w:rsid w:val="00914737"/>
    <w:rsid w:val="00950B4C"/>
    <w:rsid w:val="009615C9"/>
    <w:rsid w:val="009808B7"/>
    <w:rsid w:val="00981626"/>
    <w:rsid w:val="00982FD9"/>
    <w:rsid w:val="00997E0B"/>
    <w:rsid w:val="009A1467"/>
    <w:rsid w:val="009A3CB8"/>
    <w:rsid w:val="009B0AB4"/>
    <w:rsid w:val="009C3EFE"/>
    <w:rsid w:val="00A35EFB"/>
    <w:rsid w:val="00A614AD"/>
    <w:rsid w:val="00A654FD"/>
    <w:rsid w:val="00A80E21"/>
    <w:rsid w:val="00A8478A"/>
    <w:rsid w:val="00AA4D42"/>
    <w:rsid w:val="00AB419D"/>
    <w:rsid w:val="00AC33F5"/>
    <w:rsid w:val="00B13523"/>
    <w:rsid w:val="00B4262C"/>
    <w:rsid w:val="00B64038"/>
    <w:rsid w:val="00B805D5"/>
    <w:rsid w:val="00B916B5"/>
    <w:rsid w:val="00BA7E7D"/>
    <w:rsid w:val="00BB1D85"/>
    <w:rsid w:val="00BB276E"/>
    <w:rsid w:val="00BD6278"/>
    <w:rsid w:val="00BD6456"/>
    <w:rsid w:val="00BE34C3"/>
    <w:rsid w:val="00BF1182"/>
    <w:rsid w:val="00BF2CC5"/>
    <w:rsid w:val="00C16EAC"/>
    <w:rsid w:val="00C65757"/>
    <w:rsid w:val="00C92C03"/>
    <w:rsid w:val="00CC401E"/>
    <w:rsid w:val="00CD2A6D"/>
    <w:rsid w:val="00D11D80"/>
    <w:rsid w:val="00D235DA"/>
    <w:rsid w:val="00D43CA1"/>
    <w:rsid w:val="00DB502F"/>
    <w:rsid w:val="00DD45F1"/>
    <w:rsid w:val="00DE22F8"/>
    <w:rsid w:val="00DE439F"/>
    <w:rsid w:val="00E02E6B"/>
    <w:rsid w:val="00E21FC7"/>
    <w:rsid w:val="00E32F62"/>
    <w:rsid w:val="00E34614"/>
    <w:rsid w:val="00E41B84"/>
    <w:rsid w:val="00E70F78"/>
    <w:rsid w:val="00E85956"/>
    <w:rsid w:val="00EC1001"/>
    <w:rsid w:val="00ED3F85"/>
    <w:rsid w:val="00EE6B96"/>
    <w:rsid w:val="00EF2B2D"/>
    <w:rsid w:val="00F05631"/>
    <w:rsid w:val="00F13340"/>
    <w:rsid w:val="00F26153"/>
    <w:rsid w:val="00F341A3"/>
    <w:rsid w:val="00F3480B"/>
    <w:rsid w:val="00F62646"/>
    <w:rsid w:val="00F65468"/>
    <w:rsid w:val="00F70BA7"/>
    <w:rsid w:val="00F872D2"/>
    <w:rsid w:val="00F94EC5"/>
    <w:rsid w:val="00FB589E"/>
    <w:rsid w:val="00FB7BAD"/>
    <w:rsid w:val="00FC50B1"/>
    <w:rsid w:val="00FD4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8102"/>
  <w15:chartTrackingRefBased/>
  <w15:docId w15:val="{84DA40CE-0E85-4D28-9610-032EDB70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F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C03"/>
    <w:pPr>
      <w:ind w:left="720"/>
      <w:contextualSpacing/>
    </w:pPr>
  </w:style>
  <w:style w:type="paragraph" w:styleId="Revision">
    <w:name w:val="Revision"/>
    <w:hidden/>
    <w:uiPriority w:val="99"/>
    <w:semiHidden/>
    <w:rsid w:val="00D235DA"/>
    <w:pPr>
      <w:spacing w:after="0" w:line="240" w:lineRule="auto"/>
    </w:pPr>
  </w:style>
  <w:style w:type="character" w:styleId="Strong">
    <w:name w:val="Strong"/>
    <w:basedOn w:val="DefaultParagraphFont"/>
    <w:uiPriority w:val="22"/>
    <w:qFormat/>
    <w:rsid w:val="00713BD1"/>
    <w:rPr>
      <w:b/>
      <w:bCs/>
    </w:rPr>
  </w:style>
  <w:style w:type="paragraph" w:styleId="Header">
    <w:name w:val="header"/>
    <w:basedOn w:val="Normal"/>
    <w:link w:val="HeaderChar"/>
    <w:uiPriority w:val="99"/>
    <w:unhideWhenUsed/>
    <w:rsid w:val="00347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E58"/>
  </w:style>
  <w:style w:type="paragraph" w:styleId="Footer">
    <w:name w:val="footer"/>
    <w:basedOn w:val="Normal"/>
    <w:link w:val="FooterChar"/>
    <w:uiPriority w:val="99"/>
    <w:unhideWhenUsed/>
    <w:rsid w:val="00347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E58"/>
  </w:style>
  <w:style w:type="character" w:styleId="CommentReference">
    <w:name w:val="annotation reference"/>
    <w:basedOn w:val="DefaultParagraphFont"/>
    <w:uiPriority w:val="99"/>
    <w:semiHidden/>
    <w:unhideWhenUsed/>
    <w:rsid w:val="00037DB1"/>
    <w:rPr>
      <w:sz w:val="16"/>
      <w:szCs w:val="16"/>
    </w:rPr>
  </w:style>
  <w:style w:type="paragraph" w:styleId="CommentText">
    <w:name w:val="annotation text"/>
    <w:basedOn w:val="Normal"/>
    <w:link w:val="CommentTextChar"/>
    <w:uiPriority w:val="99"/>
    <w:semiHidden/>
    <w:unhideWhenUsed/>
    <w:rsid w:val="00037DB1"/>
    <w:pPr>
      <w:spacing w:line="240" w:lineRule="auto"/>
    </w:pPr>
    <w:rPr>
      <w:sz w:val="20"/>
      <w:szCs w:val="20"/>
    </w:rPr>
  </w:style>
  <w:style w:type="character" w:customStyle="1" w:styleId="CommentTextChar">
    <w:name w:val="Comment Text Char"/>
    <w:basedOn w:val="DefaultParagraphFont"/>
    <w:link w:val="CommentText"/>
    <w:uiPriority w:val="99"/>
    <w:semiHidden/>
    <w:rsid w:val="00037DB1"/>
    <w:rPr>
      <w:sz w:val="20"/>
      <w:szCs w:val="20"/>
    </w:rPr>
  </w:style>
  <w:style w:type="paragraph" w:styleId="CommentSubject">
    <w:name w:val="annotation subject"/>
    <w:basedOn w:val="CommentText"/>
    <w:next w:val="CommentText"/>
    <w:link w:val="CommentSubjectChar"/>
    <w:uiPriority w:val="99"/>
    <w:semiHidden/>
    <w:unhideWhenUsed/>
    <w:rsid w:val="00037DB1"/>
    <w:rPr>
      <w:b/>
      <w:bCs/>
    </w:rPr>
  </w:style>
  <w:style w:type="character" w:customStyle="1" w:styleId="CommentSubjectChar">
    <w:name w:val="Comment Subject Char"/>
    <w:basedOn w:val="CommentTextChar"/>
    <w:link w:val="CommentSubject"/>
    <w:uiPriority w:val="99"/>
    <w:semiHidden/>
    <w:rsid w:val="00037DB1"/>
    <w:rPr>
      <w:b/>
      <w:bCs/>
      <w:sz w:val="20"/>
      <w:szCs w:val="20"/>
    </w:rPr>
  </w:style>
  <w:style w:type="character" w:customStyle="1" w:styleId="Heading1Char">
    <w:name w:val="Heading 1 Char"/>
    <w:basedOn w:val="DefaultParagraphFont"/>
    <w:link w:val="Heading1"/>
    <w:uiPriority w:val="9"/>
    <w:rsid w:val="00E21FC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21FC7"/>
    <w:pPr>
      <w:outlineLvl w:val="9"/>
    </w:pPr>
    <w:rPr>
      <w:lang w:val="en-US"/>
    </w:rPr>
  </w:style>
  <w:style w:type="paragraph" w:styleId="TOC1">
    <w:name w:val="toc 1"/>
    <w:basedOn w:val="Normal"/>
    <w:next w:val="Normal"/>
    <w:autoRedefine/>
    <w:uiPriority w:val="39"/>
    <w:unhideWhenUsed/>
    <w:rsid w:val="006A621A"/>
    <w:pPr>
      <w:tabs>
        <w:tab w:val="left" w:pos="0"/>
        <w:tab w:val="left" w:pos="440"/>
        <w:tab w:val="right" w:leader="dot" w:pos="9016"/>
      </w:tabs>
      <w:spacing w:after="100"/>
    </w:pPr>
  </w:style>
  <w:style w:type="character" w:styleId="Hyperlink">
    <w:name w:val="Hyperlink"/>
    <w:basedOn w:val="DefaultParagraphFont"/>
    <w:uiPriority w:val="99"/>
    <w:unhideWhenUsed/>
    <w:rsid w:val="00E21F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723226">
      <w:bodyDiv w:val="1"/>
      <w:marLeft w:val="0"/>
      <w:marRight w:val="0"/>
      <w:marTop w:val="0"/>
      <w:marBottom w:val="0"/>
      <w:divBdr>
        <w:top w:val="none" w:sz="0" w:space="0" w:color="auto"/>
        <w:left w:val="none" w:sz="0" w:space="0" w:color="auto"/>
        <w:bottom w:val="none" w:sz="0" w:space="0" w:color="auto"/>
        <w:right w:val="none" w:sz="0" w:space="0" w:color="auto"/>
      </w:divBdr>
      <w:divsChild>
        <w:div w:id="1837839018">
          <w:marLeft w:val="446"/>
          <w:marRight w:val="0"/>
          <w:marTop w:val="240"/>
          <w:marBottom w:val="0"/>
          <w:divBdr>
            <w:top w:val="none" w:sz="0" w:space="0" w:color="auto"/>
            <w:left w:val="none" w:sz="0" w:space="0" w:color="auto"/>
            <w:bottom w:val="none" w:sz="0" w:space="0" w:color="auto"/>
            <w:right w:val="none" w:sz="0" w:space="0" w:color="auto"/>
          </w:divBdr>
        </w:div>
      </w:divsChild>
    </w:div>
    <w:div w:id="1539512958">
      <w:bodyDiv w:val="1"/>
      <w:marLeft w:val="0"/>
      <w:marRight w:val="0"/>
      <w:marTop w:val="0"/>
      <w:marBottom w:val="0"/>
      <w:divBdr>
        <w:top w:val="none" w:sz="0" w:space="0" w:color="auto"/>
        <w:left w:val="none" w:sz="0" w:space="0" w:color="auto"/>
        <w:bottom w:val="none" w:sz="0" w:space="0" w:color="auto"/>
        <w:right w:val="none" w:sz="0" w:space="0" w:color="auto"/>
      </w:divBdr>
      <w:divsChild>
        <w:div w:id="945499552">
          <w:marLeft w:val="446"/>
          <w:marRight w:val="0"/>
          <w:marTop w:val="240"/>
          <w:marBottom w:val="0"/>
          <w:divBdr>
            <w:top w:val="none" w:sz="0" w:space="0" w:color="auto"/>
            <w:left w:val="none" w:sz="0" w:space="0" w:color="auto"/>
            <w:bottom w:val="none" w:sz="0" w:space="0" w:color="auto"/>
            <w:right w:val="none" w:sz="0" w:space="0" w:color="auto"/>
          </w:divBdr>
        </w:div>
      </w:divsChild>
    </w:div>
    <w:div w:id="1574464104">
      <w:bodyDiv w:val="1"/>
      <w:marLeft w:val="0"/>
      <w:marRight w:val="0"/>
      <w:marTop w:val="0"/>
      <w:marBottom w:val="0"/>
      <w:divBdr>
        <w:top w:val="none" w:sz="0" w:space="0" w:color="auto"/>
        <w:left w:val="none" w:sz="0" w:space="0" w:color="auto"/>
        <w:bottom w:val="none" w:sz="0" w:space="0" w:color="auto"/>
        <w:right w:val="none" w:sz="0" w:space="0" w:color="auto"/>
      </w:divBdr>
      <w:divsChild>
        <w:div w:id="572085610">
          <w:marLeft w:val="446"/>
          <w:marRight w:val="0"/>
          <w:marTop w:val="240"/>
          <w:marBottom w:val="0"/>
          <w:divBdr>
            <w:top w:val="none" w:sz="0" w:space="0" w:color="auto"/>
            <w:left w:val="none" w:sz="0" w:space="0" w:color="auto"/>
            <w:bottom w:val="none" w:sz="0" w:space="0" w:color="auto"/>
            <w:right w:val="none" w:sz="0" w:space="0" w:color="auto"/>
          </w:divBdr>
        </w:div>
      </w:divsChild>
    </w:div>
    <w:div w:id="2053847030">
      <w:bodyDiv w:val="1"/>
      <w:marLeft w:val="0"/>
      <w:marRight w:val="0"/>
      <w:marTop w:val="0"/>
      <w:marBottom w:val="0"/>
      <w:divBdr>
        <w:top w:val="none" w:sz="0" w:space="0" w:color="auto"/>
        <w:left w:val="none" w:sz="0" w:space="0" w:color="auto"/>
        <w:bottom w:val="none" w:sz="0" w:space="0" w:color="auto"/>
        <w:right w:val="none" w:sz="0" w:space="0" w:color="auto"/>
      </w:divBdr>
      <w:divsChild>
        <w:div w:id="834102532">
          <w:marLeft w:val="446"/>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0EBF-D749-44A0-A1F6-22BE7C119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4369</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Willmott</dc:creator>
  <cp:keywords/>
  <dc:description/>
  <cp:lastModifiedBy>Anthony Shumate</cp:lastModifiedBy>
  <cp:revision>2</cp:revision>
  <cp:lastPrinted>2022-06-01T11:01:00Z</cp:lastPrinted>
  <dcterms:created xsi:type="dcterms:W3CDTF">2022-07-14T19:16:00Z</dcterms:created>
  <dcterms:modified xsi:type="dcterms:W3CDTF">2022-07-14T19:16:00Z</dcterms:modified>
</cp:coreProperties>
</file>